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F72CC" w14:textId="77777777" w:rsidR="00E40F48" w:rsidRDefault="00E40F48" w:rsidP="00E40F48">
      <w:pPr>
        <w:pStyle w:val="code"/>
      </w:pPr>
      <w:r>
        <w:t>\documentclass[conference]{IEEEtran}</w:t>
      </w:r>
    </w:p>
    <w:p w14:paraId="72D3ED9F" w14:textId="77777777" w:rsidR="00E40F48" w:rsidRDefault="00E40F48" w:rsidP="00E40F48">
      <w:pPr>
        <w:pStyle w:val="code"/>
      </w:pPr>
      <w:r>
        <w:t>\IEEEoverridecommandlockouts</w:t>
      </w:r>
    </w:p>
    <w:p w14:paraId="474FF428" w14:textId="77777777" w:rsidR="00E40F48" w:rsidRDefault="00E40F48" w:rsidP="00E40F48">
      <w:pPr>
        <w:pStyle w:val="code"/>
      </w:pPr>
    </w:p>
    <w:p w14:paraId="4F3B8B2E" w14:textId="77777777" w:rsidR="00E40F48" w:rsidRDefault="00E40F48" w:rsidP="00E40F48">
      <w:pPr>
        <w:pStyle w:val="code"/>
      </w:pPr>
      <w:r>
        <w:t>\usepackage{cite}</w:t>
      </w:r>
    </w:p>
    <w:p w14:paraId="3A5751C8" w14:textId="77777777" w:rsidR="00E40F48" w:rsidRDefault="00E40F48" w:rsidP="00E40F48">
      <w:pPr>
        <w:pStyle w:val="code"/>
      </w:pPr>
      <w:r>
        <w:t>\usepackage{amsmath,amssymb,amsfonts}</w:t>
      </w:r>
    </w:p>
    <w:p w14:paraId="42E938FA" w14:textId="77777777" w:rsidR="00E40F48" w:rsidRDefault="00E40F48" w:rsidP="00E40F48">
      <w:pPr>
        <w:pStyle w:val="code"/>
      </w:pPr>
      <w:r>
        <w:t>\usepackage{amsthm}</w:t>
      </w:r>
    </w:p>
    <w:p w14:paraId="083BA810" w14:textId="77777777" w:rsidR="00E40F48" w:rsidRDefault="00E40F48" w:rsidP="00E40F48">
      <w:pPr>
        <w:pStyle w:val="code"/>
      </w:pPr>
      <w:r>
        <w:t>\usepackage{algorithm}</w:t>
      </w:r>
    </w:p>
    <w:p w14:paraId="73AB2E19" w14:textId="77777777" w:rsidR="00E40F48" w:rsidRDefault="00E40F48" w:rsidP="00E40F48">
      <w:pPr>
        <w:pStyle w:val="code"/>
      </w:pPr>
      <w:r>
        <w:t>\usepackage{algpseudocode}</w:t>
      </w:r>
    </w:p>
    <w:p w14:paraId="09146F72" w14:textId="77777777" w:rsidR="00E40F48" w:rsidRDefault="00E40F48" w:rsidP="00E40F48">
      <w:pPr>
        <w:pStyle w:val="code"/>
      </w:pPr>
      <w:r>
        <w:t>\usepackage{graphicx}</w:t>
      </w:r>
    </w:p>
    <w:p w14:paraId="70040D5A" w14:textId="77777777" w:rsidR="00E40F48" w:rsidRDefault="00E40F48" w:rsidP="00E40F48">
      <w:pPr>
        <w:pStyle w:val="code"/>
      </w:pPr>
      <w:r>
        <w:t>\usepackage{textcomp}</w:t>
      </w:r>
    </w:p>
    <w:p w14:paraId="66812496" w14:textId="77777777" w:rsidR="00E40F48" w:rsidRDefault="00E40F48" w:rsidP="00E40F48">
      <w:pPr>
        <w:pStyle w:val="code"/>
      </w:pPr>
      <w:r>
        <w:t>\usepackage{xcolor}</w:t>
      </w:r>
    </w:p>
    <w:p w14:paraId="0365881B" w14:textId="77777777" w:rsidR="00E40F48" w:rsidRDefault="00E40F48" w:rsidP="00E40F48">
      <w:pPr>
        <w:pStyle w:val="code"/>
      </w:pPr>
      <w:r>
        <w:t>\usepackage{threeparttable}</w:t>
      </w:r>
    </w:p>
    <w:p w14:paraId="69231FB7" w14:textId="77777777" w:rsidR="00E40F48" w:rsidRDefault="00E40F48" w:rsidP="00E40F48">
      <w:pPr>
        <w:pStyle w:val="code"/>
      </w:pPr>
      <w:r>
        <w:t>\usepackage{subcaption}</w:t>
      </w:r>
    </w:p>
    <w:p w14:paraId="03849A42" w14:textId="77777777" w:rsidR="00E40F48" w:rsidRDefault="00E40F48" w:rsidP="00E40F48">
      <w:pPr>
        <w:pStyle w:val="code"/>
      </w:pPr>
      <w:r>
        <w:t>\usepackage{booktabs}</w:t>
      </w:r>
    </w:p>
    <w:p w14:paraId="111E833D" w14:textId="77777777" w:rsidR="00E40F48" w:rsidRDefault="00E40F48" w:rsidP="00E40F48">
      <w:pPr>
        <w:pStyle w:val="code"/>
      </w:pPr>
      <w:r>
        <w:t>\usepackage{url}</w:t>
      </w:r>
    </w:p>
    <w:p w14:paraId="5A9D638C" w14:textId="77777777" w:rsidR="00E40F48" w:rsidRDefault="00E40F48" w:rsidP="00E40F48">
      <w:pPr>
        <w:pStyle w:val="code"/>
      </w:pPr>
      <w:r>
        <w:t>\usepackage{multirow}</w:t>
      </w:r>
    </w:p>
    <w:p w14:paraId="6300C806" w14:textId="77777777" w:rsidR="00E40F48" w:rsidRDefault="00E40F48" w:rsidP="00E40F48">
      <w:pPr>
        <w:pStyle w:val="code"/>
      </w:pPr>
      <w:r>
        <w:t>\usepackage{bm}</w:t>
      </w:r>
    </w:p>
    <w:p w14:paraId="30068A0A" w14:textId="77777777" w:rsidR="00E40F48" w:rsidRDefault="00E40F48" w:rsidP="00E40F48">
      <w:pPr>
        <w:pStyle w:val="code"/>
      </w:pPr>
      <w:r>
        <w:t>\usepackage{tikz}</w:t>
      </w:r>
    </w:p>
    <w:p w14:paraId="05EA5EC7" w14:textId="77777777" w:rsidR="00E40F48" w:rsidRDefault="00E40F48" w:rsidP="00E40F48">
      <w:pPr>
        <w:pStyle w:val="code"/>
      </w:pPr>
      <w:r>
        <w:t>\usetikzlibrary{arrows.meta, positioning, shapes.geometric, fit}</w:t>
      </w:r>
    </w:p>
    <w:p w14:paraId="0B42B42A" w14:textId="77777777" w:rsidR="00E40F48" w:rsidRDefault="00E40F48" w:rsidP="00E40F48">
      <w:pPr>
        <w:pStyle w:val="code"/>
      </w:pPr>
    </w:p>
    <w:p w14:paraId="25C72F4E" w14:textId="77777777" w:rsidR="00E40F48" w:rsidRDefault="00E40F48" w:rsidP="00E40F48">
      <w:pPr>
        <w:pStyle w:val="code"/>
      </w:pPr>
      <w:r>
        <w:t>\newtheorem{definition}{Definition}</w:t>
      </w:r>
    </w:p>
    <w:p w14:paraId="656E9528" w14:textId="77777777" w:rsidR="00E40F48" w:rsidRDefault="00E40F48" w:rsidP="00E40F48">
      <w:pPr>
        <w:pStyle w:val="code"/>
      </w:pPr>
      <w:r>
        <w:t>\newtheorem{theorem}{Theorem}</w:t>
      </w:r>
    </w:p>
    <w:p w14:paraId="5E5D06DB" w14:textId="77777777" w:rsidR="00E40F48" w:rsidRDefault="00E40F48" w:rsidP="00E40F48">
      <w:pPr>
        <w:pStyle w:val="code"/>
      </w:pPr>
      <w:r>
        <w:t>\newtheorem{lemma}{Lemma}</w:t>
      </w:r>
    </w:p>
    <w:p w14:paraId="31DCEBE8" w14:textId="77777777" w:rsidR="00E40F48" w:rsidRDefault="00E40F48" w:rsidP="00E40F48">
      <w:pPr>
        <w:pStyle w:val="code"/>
      </w:pPr>
      <w:r>
        <w:t>\newtheorem{remark}{Remark}</w:t>
      </w:r>
    </w:p>
    <w:p w14:paraId="0352EFC9" w14:textId="77777777" w:rsidR="00E40F48" w:rsidRDefault="00E40F48" w:rsidP="00E40F48">
      <w:pPr>
        <w:pStyle w:val="code"/>
      </w:pPr>
      <w:r>
        <w:t>\newtheorem{example}{Example}</w:t>
      </w:r>
    </w:p>
    <w:p w14:paraId="1FC5B6F5" w14:textId="77777777" w:rsidR="00E40F48" w:rsidRDefault="00E40F48" w:rsidP="00E40F48">
      <w:pPr>
        <w:pStyle w:val="code"/>
      </w:pPr>
    </w:p>
    <w:p w14:paraId="7F088CAD" w14:textId="77777777" w:rsidR="00E40F48" w:rsidRDefault="00E40F48" w:rsidP="00E40F48">
      <w:pPr>
        <w:pStyle w:val="code"/>
      </w:pPr>
      <w:r>
        <w:t>\def\BibTeX{{\rm B\kern-.05em{\sc i\kern-.025em b}\kern-.08em</w:t>
      </w:r>
    </w:p>
    <w:p w14:paraId="0609B81F" w14:textId="77777777" w:rsidR="00E40F48" w:rsidRDefault="00E40F48" w:rsidP="00E40F48">
      <w:pPr>
        <w:pStyle w:val="code"/>
      </w:pPr>
      <w:r>
        <w:t xml:space="preserve">    T\kern-.1667em\lower.7ex\hbox{E}\kern-.125emX}}</w:t>
      </w:r>
    </w:p>
    <w:p w14:paraId="3DE926B3" w14:textId="77777777" w:rsidR="00E40F48" w:rsidRDefault="00E40F48" w:rsidP="00E40F48">
      <w:pPr>
        <w:pStyle w:val="code"/>
      </w:pPr>
    </w:p>
    <w:p w14:paraId="347E65AA" w14:textId="72682867" w:rsidR="00E40F48" w:rsidRDefault="00E40F48" w:rsidP="00E40F48">
      <w:pPr>
        <w:pStyle w:val="code"/>
      </w:pPr>
      <w:r w:rsidRPr="00E40F48">
        <w:rPr>
          <w:color w:val="7030A0"/>
        </w:rPr>
        <w:t>\begin</w:t>
      </w:r>
      <w:r>
        <w:t>{document}</w:t>
      </w:r>
    </w:p>
    <w:p w14:paraId="700EECEB" w14:textId="77777777" w:rsidR="00E40F48" w:rsidRDefault="00E40F48" w:rsidP="00E40F48">
      <w:pPr>
        <w:pStyle w:val="code"/>
      </w:pPr>
      <w:r>
        <w:t>\bstctlcite{IEEEexample:BSTcontrol}</w:t>
      </w:r>
    </w:p>
    <w:p w14:paraId="07A3DC20" w14:textId="77777777" w:rsidR="00E40F48" w:rsidRDefault="00E40F48" w:rsidP="00E40F48">
      <w:pPr>
        <w:pStyle w:val="code"/>
      </w:pPr>
    </w:p>
    <w:p w14:paraId="0D1399CA" w14:textId="7156791B" w:rsidR="00E40F48" w:rsidRDefault="00E40F48" w:rsidP="00E40F48">
      <w:pPr>
        <w:pStyle w:val="a6"/>
      </w:pPr>
      <w:r>
        <w:t xml:space="preserve">\title{Multi-Dimensional Apriori-Window: </w:t>
      </w:r>
      <w:r w:rsidRPr="00B317EE">
        <w:rPr>
          <w:color w:val="C0C0C0"/>
        </w:rPr>
        <w:t>\\</w:t>
      </w:r>
      <w:r>
        <w:br/>
        <w:t>Exact Mining of Dense Itemset Regions</w:t>
      </w:r>
      <w:r w:rsidRPr="00B317EE">
        <w:rPr>
          <w:color w:val="C0C0C0"/>
        </w:rPr>
        <w:t>\\</w:t>
      </w:r>
      <w:r>
        <w:br/>
        <w:t>over Arbitrary Dimensions}</w:t>
      </w:r>
    </w:p>
    <w:p w14:paraId="43FF9C9F" w14:textId="77777777" w:rsidR="00E40F48" w:rsidRDefault="00E40F48" w:rsidP="00E40F48">
      <w:pPr>
        <w:pStyle w:val="code"/>
      </w:pPr>
    </w:p>
    <w:p w14:paraId="4028491E" w14:textId="77777777" w:rsidR="00E40F48" w:rsidRDefault="00E40F48" w:rsidP="00E40F48">
      <w:pPr>
        <w:pStyle w:val="code"/>
      </w:pPr>
      <w:r>
        <w:t>\author{</w:t>
      </w:r>
    </w:p>
    <w:p w14:paraId="6489D711" w14:textId="77777777" w:rsidR="00E40F48" w:rsidRDefault="00E40F48" w:rsidP="00E40F48">
      <w:pPr>
        <w:pStyle w:val="code"/>
      </w:pPr>
      <w:r>
        <w:t xml:space="preserve">  \IEEEauthorblockN{1\textsuperscript{st} Given Name Surname}</w:t>
      </w:r>
    </w:p>
    <w:p w14:paraId="170C98D8" w14:textId="77777777" w:rsidR="00E40F48" w:rsidRDefault="00E40F48" w:rsidP="00E40F48">
      <w:pPr>
        <w:pStyle w:val="code"/>
      </w:pPr>
      <w:r>
        <w:t xml:space="preserve">  \IEEEauthorblockA{</w:t>
      </w:r>
    </w:p>
    <w:p w14:paraId="59505F00" w14:textId="77777777" w:rsidR="00E40F48" w:rsidRDefault="00E40F48" w:rsidP="00E40F48">
      <w:pPr>
        <w:pStyle w:val="code"/>
      </w:pPr>
      <w:r>
        <w:t xml:space="preserve">    \textit{Dept. Name of Organization}\\</w:t>
      </w:r>
    </w:p>
    <w:p w14:paraId="7B59563E" w14:textId="77777777" w:rsidR="00E40F48" w:rsidRDefault="00E40F48" w:rsidP="00E40F48">
      <w:pPr>
        <w:pStyle w:val="code"/>
      </w:pPr>
      <w:r>
        <w:t xml:space="preserve">    \textit{Name of Organization}\\</w:t>
      </w:r>
    </w:p>
    <w:p w14:paraId="2D4E8129" w14:textId="77777777" w:rsidR="00E40F48" w:rsidRDefault="00E40F48" w:rsidP="00E40F48">
      <w:pPr>
        <w:pStyle w:val="code"/>
      </w:pPr>
      <w:r>
        <w:t xml:space="preserve">    City, Country\\</w:t>
      </w:r>
    </w:p>
    <w:p w14:paraId="37BDC674" w14:textId="77777777" w:rsidR="00E40F48" w:rsidRDefault="00E40F48" w:rsidP="00E40F48">
      <w:pPr>
        <w:pStyle w:val="code"/>
      </w:pPr>
      <w:r>
        <w:t xml:space="preserve">    email@example.com}</w:t>
      </w:r>
    </w:p>
    <w:p w14:paraId="067331B3" w14:textId="77777777" w:rsidR="00E40F48" w:rsidRDefault="00E40F48" w:rsidP="00E40F48">
      <w:pPr>
        <w:pStyle w:val="code"/>
      </w:pPr>
      <w:r>
        <w:t xml:space="preserve">  \and</w:t>
      </w:r>
    </w:p>
    <w:p w14:paraId="0C46668A" w14:textId="77777777" w:rsidR="00E40F48" w:rsidRDefault="00E40F48" w:rsidP="00E40F48">
      <w:pPr>
        <w:pStyle w:val="code"/>
      </w:pPr>
      <w:r>
        <w:t xml:space="preserve">  \IEEEauthorblockN{2\textsuperscript{nd} Given Name Surname}</w:t>
      </w:r>
    </w:p>
    <w:p w14:paraId="03D86CB1" w14:textId="77777777" w:rsidR="00E40F48" w:rsidRDefault="00E40F48" w:rsidP="00E40F48">
      <w:pPr>
        <w:pStyle w:val="code"/>
      </w:pPr>
      <w:r>
        <w:t xml:space="preserve">  \IEEEauthorblockA{</w:t>
      </w:r>
    </w:p>
    <w:p w14:paraId="20CE6A64" w14:textId="77777777" w:rsidR="00E40F48" w:rsidRDefault="00E40F48" w:rsidP="00E40F48">
      <w:pPr>
        <w:pStyle w:val="code"/>
      </w:pPr>
      <w:r>
        <w:t xml:space="preserve">    \textit{Dept. Name of Organization}\\</w:t>
      </w:r>
    </w:p>
    <w:p w14:paraId="29D438A0" w14:textId="77777777" w:rsidR="00E40F48" w:rsidRDefault="00E40F48" w:rsidP="00E40F48">
      <w:pPr>
        <w:pStyle w:val="code"/>
      </w:pPr>
      <w:r>
        <w:t xml:space="preserve">    \textit{Name of Organization}\\</w:t>
      </w:r>
    </w:p>
    <w:p w14:paraId="4D8D11BD" w14:textId="77777777" w:rsidR="00E40F48" w:rsidRDefault="00E40F48" w:rsidP="00E40F48">
      <w:pPr>
        <w:pStyle w:val="code"/>
      </w:pPr>
      <w:r>
        <w:t xml:space="preserve">    City, Country\\</w:t>
      </w:r>
    </w:p>
    <w:p w14:paraId="37EE61AB" w14:textId="77777777" w:rsidR="00E40F48" w:rsidRDefault="00E40F48" w:rsidP="00E40F48">
      <w:pPr>
        <w:pStyle w:val="code"/>
      </w:pPr>
      <w:r>
        <w:t xml:space="preserve">    email@example.com}</w:t>
      </w:r>
    </w:p>
    <w:p w14:paraId="4F25A713" w14:textId="77777777" w:rsidR="00E40F48" w:rsidRDefault="00E40F48" w:rsidP="00E40F48">
      <w:pPr>
        <w:pStyle w:val="code"/>
      </w:pPr>
      <w:r>
        <w:t>}</w:t>
      </w:r>
    </w:p>
    <w:p w14:paraId="72876874" w14:textId="77777777" w:rsidR="00E40F48" w:rsidRDefault="00E40F48" w:rsidP="00E40F48">
      <w:pPr>
        <w:pStyle w:val="code"/>
      </w:pPr>
    </w:p>
    <w:p w14:paraId="4FBF2133" w14:textId="77777777" w:rsidR="00E40F48" w:rsidRDefault="00E40F48" w:rsidP="00E40F48">
      <w:pPr>
        <w:pStyle w:val="code"/>
      </w:pPr>
      <w:r>
        <w:t>\maketitle</w:t>
      </w:r>
    </w:p>
    <w:p w14:paraId="7269937E" w14:textId="77777777" w:rsidR="00E40F48" w:rsidRDefault="00E40F48" w:rsidP="00E40F48">
      <w:pPr>
        <w:pStyle w:val="code"/>
      </w:pPr>
      <w:r>
        <w:t>\pagestyle{plain}</w:t>
      </w:r>
    </w:p>
    <w:p w14:paraId="574C2D2D" w14:textId="77777777" w:rsidR="00E40F48" w:rsidRDefault="00E40F48" w:rsidP="00E40F48">
      <w:pPr>
        <w:pStyle w:val="code"/>
      </w:pPr>
      <w:r>
        <w:t>\pagenumbering{arabic}</w:t>
      </w:r>
    </w:p>
    <w:p w14:paraId="206E0079" w14:textId="77777777" w:rsidR="00E40F48" w:rsidRDefault="00E40F48" w:rsidP="00E40F48">
      <w:pPr>
        <w:pStyle w:val="code"/>
      </w:pPr>
    </w:p>
    <w:p w14:paraId="3714F5BA" w14:textId="21C4C3E7" w:rsidR="00E40F48" w:rsidRDefault="00E40F48" w:rsidP="00E40F48">
      <w:pPr>
        <w:pStyle w:val="code"/>
      </w:pPr>
      <w:r w:rsidRPr="00E40F48">
        <w:rPr>
          <w:color w:val="7030A0"/>
        </w:rPr>
        <w:t>\begin</w:t>
      </w:r>
      <w:r>
        <w:t>{abstract}</w:t>
      </w:r>
    </w:p>
    <w:p w14:paraId="3FD25CF7" w14:textId="3BB33DEC" w:rsidR="00E40F48" w:rsidRDefault="00E40F48" w:rsidP="00E40F48">
      <w:r>
        <w:t>In large-scale retail, epidemiology, and logistics data,</w:t>
      </w:r>
      <w:r w:rsidR="00B317EE">
        <w:t xml:space="preserve"> </w:t>
      </w:r>
      <w:r>
        <w:t xml:space="preserve">analysts need to </w:t>
      </w:r>
      <w:del w:id="0" w:author="William Brooks" w:date="2026-05-01T11:10:00Z" w16du:dateUtc="2026-05-01T02:10:00Z">
        <w:r w:rsidDel="00F12460">
          <w:delText xml:space="preserve">answer </w:delText>
        </w:r>
      </w:del>
      <w:ins w:id="1" w:author="William Brooks" w:date="2026-05-01T11:10:00Z" w16du:dateUtc="2026-05-01T02:10:00Z">
        <w:r w:rsidR="00F12460">
          <w:t xml:space="preserve">determine </w:t>
        </w:r>
      </w:ins>
      <w:r>
        <w:t>both</w:t>
      </w:r>
      <w:r w:rsidR="00B317EE">
        <w:t xml:space="preserve"> </w:t>
      </w:r>
      <w:r>
        <w:t>\emph{what} is dense (itemsets) and</w:t>
      </w:r>
      <w:r w:rsidR="00B317EE">
        <w:t xml:space="preserve"> </w:t>
      </w:r>
      <w:r>
        <w:t>\emph{when and where} it is dense (spatio-temporal regions)</w:t>
      </w:r>
      <w:r w:rsidR="00B317EE">
        <w:t xml:space="preserve"> </w:t>
      </w:r>
      <w:r>
        <w:t>simultaneously.</w:t>
      </w:r>
      <w:r w:rsidR="00B317EE">
        <w:t xml:space="preserve"> </w:t>
      </w:r>
      <w:r>
        <w:t>However, existing methods cannot achieve both:</w:t>
      </w:r>
      <w:r w:rsidR="00B317EE">
        <w:t xml:space="preserve"> </w:t>
      </w:r>
      <w:r>
        <w:t>pattern mining methods do not output regions,</w:t>
      </w:r>
      <w:r w:rsidR="00B317EE">
        <w:t xml:space="preserve"> </w:t>
      </w:r>
      <w:r>
        <w:t>while region extraction methods (e.g., M-Zoom)</w:t>
      </w:r>
      <w:r w:rsidR="00B317EE">
        <w:t xml:space="preserve"> </w:t>
      </w:r>
      <w:r>
        <w:t>cannot be integrated with itemset enumeration</w:t>
      </w:r>
      <w:r w:rsidR="00B317EE">
        <w:t xml:space="preserve"> </w:t>
      </w:r>
      <w:r>
        <w:t xml:space="preserve">due to </w:t>
      </w:r>
      <w:ins w:id="2" w:author="William Brooks" w:date="2026-05-01T11:10:00Z" w16du:dateUtc="2026-05-01T02:10:00Z">
        <w:r w:rsidR="001C5A6E">
          <w:t xml:space="preserve">their </w:t>
        </w:r>
      </w:ins>
      <w:r>
        <w:t>Cartesian-product block constraints</w:t>
      </w:r>
      <w:r w:rsidR="00B317EE">
        <w:t xml:space="preserve"> </w:t>
      </w:r>
      <w:r>
        <w:t>and lack of anti-monotonicity.</w:t>
      </w:r>
      <w:r w:rsidR="00B317EE">
        <w:t xml:space="preserve"> </w:t>
      </w:r>
      <w:r>
        <w:t>This paper proposes \textbf{Multi-Dimensional Apriori-Window},</w:t>
      </w:r>
      <w:r w:rsidR="00B317EE">
        <w:t xml:space="preserve"> </w:t>
      </w:r>
      <w:r>
        <w:t>which exactly extracts all dense itemsets together with</w:t>
      </w:r>
      <w:r w:rsidR="00B317EE">
        <w:t xml:space="preserve"> </w:t>
      </w:r>
      <w:r>
        <w:t>their dense regions over arbitrary $d$-dimensional grids.</w:t>
      </w:r>
      <w:r w:rsidR="00B317EE">
        <w:t xml:space="preserve"> </w:t>
      </w:r>
      <w:r>
        <w:t>By reducing the multi-dimensional problem</w:t>
      </w:r>
      <w:r w:rsidR="00B317EE">
        <w:t xml:space="preserve"> </w:t>
      </w:r>
      <w:r>
        <w:t>to a duplicate-aware one-dimensional problem</w:t>
      </w:r>
      <w:r w:rsidR="00B317EE">
        <w:t xml:space="preserve"> </w:t>
      </w:r>
      <w:r>
        <w:t>for each fixed spatial start point,</w:t>
      </w:r>
      <w:r w:rsidR="00B317EE">
        <w:t xml:space="preserve"> </w:t>
      </w:r>
      <w:r>
        <w:t>and by exploiting the anti-monotonicity</w:t>
      </w:r>
      <w:r w:rsidR="00B317EE">
        <w:t xml:space="preserve"> </w:t>
      </w:r>
      <w:r>
        <w:t>of windowed support counts for Apriori pruning,</w:t>
      </w:r>
      <w:r w:rsidR="00B317EE">
        <w:t xml:space="preserve"> </w:t>
      </w:r>
      <w:r>
        <w:t>the method exactly enumerates all dense patterns</w:t>
      </w:r>
      <w:r w:rsidR="00B317EE">
        <w:t xml:space="preserve"> </w:t>
      </w:r>
      <w:r>
        <w:t>together with their arbitrarily-shaped dense regions.</w:t>
      </w:r>
    </w:p>
    <w:p w14:paraId="044539C3" w14:textId="77777777" w:rsidR="00E40F48" w:rsidRDefault="00E40F48" w:rsidP="00E40F48"/>
    <w:p w14:paraId="4F3E8534" w14:textId="29B5BF78" w:rsidR="00E40F48" w:rsidRDefault="00E40F48" w:rsidP="00E40F48">
      <w:r>
        <w:t>The proposed method</w:t>
      </w:r>
      <w:ins w:id="3" w:author="William Brooks" w:date="2026-05-01T14:44:00Z" w16du:dateUtc="2026-05-01T05:44:00Z">
        <w:r w:rsidR="00706BA5">
          <w:t xml:space="preserve"> also</w:t>
        </w:r>
      </w:ins>
      <w:r>
        <w:t xml:space="preserve"> exactly extracts all dense patterns</w:t>
      </w:r>
      <w:r w:rsidR="00B317EE">
        <w:t xml:space="preserve"> </w:t>
      </w:r>
      <w:r>
        <w:t>and their dense regions by construction</w:t>
      </w:r>
      <w:r w:rsidR="00B317EE">
        <w:t xml:space="preserve"> </w:t>
      </w:r>
      <w:r>
        <w:t>(F1 $= 1.00$, Jaccard $= 1.00$).</w:t>
      </w:r>
      <w:r w:rsidR="00B317EE">
        <w:t xml:space="preserve"> </w:t>
      </w:r>
      <w:r>
        <w:t>Comparative experiments on synthetic data</w:t>
      </w:r>
      <w:r w:rsidR="00B317EE">
        <w:t xml:space="preserve"> </w:t>
      </w:r>
      <w:r>
        <w:t>with diverse embedded dense-region shapes</w:t>
      </w:r>
      <w:r w:rsidR="00B317EE">
        <w:t xml:space="preserve"> </w:t>
      </w:r>
      <w:r>
        <w:t>show that pattern mining baselines achieve</w:t>
      </w:r>
      <w:r w:rsidR="00B317EE">
        <w:t xml:space="preserve"> </w:t>
      </w:r>
      <w:ins w:id="4" w:author="William Brooks" w:date="2026-05-01T11:17:00Z" w16du:dateUtc="2026-05-01T02:17:00Z">
        <w:r w:rsidR="00B172C4">
          <w:t xml:space="preserve">a </w:t>
        </w:r>
      </w:ins>
      <w:r>
        <w:t>pattern detection F1 of only 0.356--0.917,</w:t>
      </w:r>
      <w:r w:rsidR="00B317EE">
        <w:t xml:space="preserve"> </w:t>
      </w:r>
      <w:r>
        <w:t>with substantial variation depending on the region shape.</w:t>
      </w:r>
      <w:r w:rsidR="00B317EE">
        <w:t xml:space="preserve"> </w:t>
      </w:r>
      <w:r>
        <w:t>Region extraction baselines (MZoom, LISA, ST-DBSCAN),</w:t>
      </w:r>
      <w:r w:rsidR="00B317EE">
        <w:t xml:space="preserve"> </w:t>
      </w:r>
      <w:r>
        <w:t xml:space="preserve">even when given </w:t>
      </w:r>
      <w:ins w:id="5" w:author="William Brooks" w:date="2026-05-01T11:51:00Z" w16du:dateUtc="2026-05-01T02:51:00Z">
        <w:r w:rsidR="00963FA3" w:rsidRPr="008E62D6">
          <w:rPr>
            <w:rFonts w:hint="eastAsia"/>
          </w:rPr>
          <w:t xml:space="preserve">ground truth </w:t>
        </w:r>
      </w:ins>
      <w:del w:id="6" w:author="William Brooks" w:date="2026-05-01T11:51:00Z" w16du:dateUtc="2026-05-01T02:51:00Z">
        <w:r w:rsidDel="00963FA3">
          <w:delText xml:space="preserve">GT </w:delText>
        </w:r>
      </w:del>
      <w:r>
        <w:t>patterns,</w:t>
      </w:r>
      <w:r w:rsidR="00B317EE">
        <w:t xml:space="preserve"> </w:t>
      </w:r>
      <w:r>
        <w:t>achieve mean Jaccard $\leq$ 0.190,</w:t>
      </w:r>
      <w:r w:rsidR="00B317EE">
        <w:t xml:space="preserve"> </w:t>
      </w:r>
      <w:r>
        <w:t>failing to closely approximate the sliding-window dense regions.</w:t>
      </w:r>
      <w:ins w:id="7" w:author="William Brooks" w:date="2026-05-01T14:44:00Z" w16du:dateUtc="2026-05-01T05:44:00Z">
        <w:r w:rsidR="007D0EC8">
          <w:t xml:space="preserve"> In contrast,</w:t>
        </w:r>
      </w:ins>
      <w:r w:rsidR="00B317EE">
        <w:t xml:space="preserve"> </w:t>
      </w:r>
      <w:del w:id="8" w:author="William Brooks" w:date="2026-05-01T14:44:00Z" w16du:dateUtc="2026-05-01T05:44:00Z">
        <w:r w:rsidDel="007D0EC8">
          <w:delText>S</w:delText>
        </w:r>
      </w:del>
      <w:ins w:id="9" w:author="William Brooks" w:date="2026-05-01T14:44:00Z" w16du:dateUtc="2026-05-01T05:44:00Z">
        <w:r w:rsidR="007D0EC8">
          <w:t>s</w:t>
        </w:r>
      </w:ins>
      <w:r>
        <w:t xml:space="preserve">calability experiments </w:t>
      </w:r>
      <w:del w:id="10" w:author="William Brooks" w:date="2026-05-01T13:45:00Z" w16du:dateUtc="2026-05-01T04:45:00Z">
        <w:r w:rsidDel="009378B4">
          <w:delText xml:space="preserve">confirm </w:delText>
        </w:r>
      </w:del>
      <w:ins w:id="11" w:author="William Brooks" w:date="2026-05-01T13:45:00Z" w16du:dateUtc="2026-05-01T04:45:00Z">
        <w:r w:rsidR="009378B4">
          <w:t xml:space="preserve">reveal </w:t>
        </w:r>
        <w:r w:rsidR="001E1903">
          <w:t xml:space="preserve">the proposed method </w:t>
        </w:r>
      </w:ins>
      <w:ins w:id="12" w:author="William Brooks" w:date="2026-05-01T13:46:00Z" w16du:dateUtc="2026-05-01T04:46:00Z">
        <w:r w:rsidR="001E1903">
          <w:t xml:space="preserve">achieves </w:t>
        </w:r>
      </w:ins>
      <w:r>
        <w:t>linear scaling</w:t>
      </w:r>
      <w:r w:rsidR="00B317EE">
        <w:t xml:space="preserve"> </w:t>
      </w:r>
      <w:r>
        <w:t>over five orders of magnitude</w:t>
      </w:r>
      <w:r w:rsidR="00B317EE">
        <w:t xml:space="preserve"> </w:t>
      </w:r>
      <w:r>
        <w:t>($N = 10^3$--$10^8$ transactions),</w:t>
      </w:r>
      <w:r w:rsidR="00B317EE">
        <w:t xml:space="preserve"> </w:t>
      </w:r>
      <w:r>
        <w:t>processing $10^8$ transactions within 12 minutes.</w:t>
      </w:r>
      <w:r w:rsidR="00B317EE">
        <w:t xml:space="preserve"> </w:t>
      </w:r>
      <w:ins w:id="13" w:author="William Brooks" w:date="2026-05-01T13:46:00Z" w16du:dateUtc="2026-05-01T04:46:00Z">
        <w:r w:rsidR="00F9125E">
          <w:t xml:space="preserve">When </w:t>
        </w:r>
      </w:ins>
      <w:del w:id="14" w:author="William Brooks" w:date="2026-05-01T13:46:00Z" w16du:dateUtc="2026-05-01T04:46:00Z">
        <w:r w:rsidDel="00F9125E">
          <w:delText>A</w:delText>
        </w:r>
      </w:del>
      <w:ins w:id="15" w:author="William Brooks" w:date="2026-05-01T13:46:00Z" w16du:dateUtc="2026-05-01T04:46:00Z">
        <w:r w:rsidR="00F9125E">
          <w:t>a</w:t>
        </w:r>
      </w:ins>
      <w:r>
        <w:t>ppli</w:t>
      </w:r>
      <w:ins w:id="16" w:author="William Brooks" w:date="2026-05-01T13:46:00Z" w16du:dateUtc="2026-05-01T04:46:00Z">
        <w:r w:rsidR="00F9125E">
          <w:t>ed</w:t>
        </w:r>
      </w:ins>
      <w:del w:id="17" w:author="William Brooks" w:date="2026-05-01T13:46:00Z" w16du:dateUtc="2026-05-01T04:46:00Z">
        <w:r w:rsidDel="00F9125E">
          <w:delText>cation</w:delText>
        </w:r>
      </w:del>
      <w:r>
        <w:t xml:space="preserve"> to $d{=}3$--$4$ real-world data from crime,</w:t>
      </w:r>
      <w:r w:rsidR="00B317EE">
        <w:t xml:space="preserve"> </w:t>
      </w:r>
      <w:r>
        <w:t>complaints, and earthquake domains</w:t>
      </w:r>
      <w:ins w:id="18" w:author="William Brooks" w:date="2026-05-01T13:46:00Z" w16du:dateUtc="2026-05-01T04:46:00Z">
        <w:r w:rsidR="00F9125E">
          <w:t>, the method</w:t>
        </w:r>
      </w:ins>
      <w:r w:rsidR="00B317EE">
        <w:t xml:space="preserve"> </w:t>
      </w:r>
      <w:r>
        <w:t>yields interpretable insights consistent with domain knowledge.</w:t>
      </w:r>
    </w:p>
    <w:p w14:paraId="2C890312" w14:textId="577D11CC" w:rsidR="00E40F48" w:rsidRDefault="00E40F48" w:rsidP="00E40F48">
      <w:pPr>
        <w:pStyle w:val="code"/>
      </w:pPr>
      <w:r w:rsidRPr="00E40F48">
        <w:rPr>
          <w:color w:val="7030A0"/>
        </w:rPr>
        <w:t>\end</w:t>
      </w:r>
      <w:r>
        <w:t>{abstract}</w:t>
      </w:r>
    </w:p>
    <w:p w14:paraId="1F478196" w14:textId="77777777" w:rsidR="00E40F48" w:rsidRDefault="00E40F48" w:rsidP="00E40F48"/>
    <w:p w14:paraId="15432C3D" w14:textId="4A2D49AB" w:rsidR="00E40F48" w:rsidRDefault="00E40F48" w:rsidP="00E40F48">
      <w:pPr>
        <w:pStyle w:val="code"/>
      </w:pPr>
      <w:r w:rsidRPr="00E40F48">
        <w:rPr>
          <w:color w:val="7030A0"/>
        </w:rPr>
        <w:t>\begin</w:t>
      </w:r>
      <w:r>
        <w:t>{IEEEkeywords}</w:t>
      </w:r>
    </w:p>
    <w:p w14:paraId="4FB8E90C" w14:textId="7D86023B" w:rsidR="00E40F48" w:rsidRDefault="00E40F48" w:rsidP="00E40F48">
      <w:r>
        <w:t>Frequent pattern mining, multi-dimensional data, sliding window,</w:t>
      </w:r>
      <w:r>
        <w:rPr>
          <w:rFonts w:hint="eastAsia"/>
        </w:rPr>
        <w:t xml:space="preserve"> </w:t>
      </w:r>
      <w:r>
        <w:t>dense region detection, Apriori, interval representation</w:t>
      </w:r>
    </w:p>
    <w:p w14:paraId="03D14C7A" w14:textId="22D1C5DB" w:rsidR="00E40F48" w:rsidRDefault="00E40F48" w:rsidP="00E40F48">
      <w:pPr>
        <w:pStyle w:val="code"/>
      </w:pPr>
      <w:r w:rsidRPr="00E40F48">
        <w:rPr>
          <w:color w:val="7030A0"/>
        </w:rPr>
        <w:t>\end</w:t>
      </w:r>
      <w:r>
        <w:t>{IEEEkeywords}</w:t>
      </w:r>
    </w:p>
    <w:p w14:paraId="0F6F9301" w14:textId="77777777" w:rsidR="00E40F48" w:rsidRDefault="00E40F48" w:rsidP="00E40F48"/>
    <w:p w14:paraId="2893C6CA" w14:textId="77777777" w:rsidR="00E40F48" w:rsidRDefault="00E40F48" w:rsidP="00E40F48">
      <w:pPr>
        <w:pStyle w:val="1"/>
      </w:pPr>
      <w:r w:rsidRPr="00BB09F1">
        <w:rPr>
          <w:rFonts w:hint="eastAsia"/>
        </w:rPr>
        <w:t>\section{Introduction}</w:t>
      </w:r>
    </w:p>
    <w:p w14:paraId="41CAC305" w14:textId="19107CE3" w:rsidR="00E40F48" w:rsidRPr="00BB09F1" w:rsidRDefault="00E40F48" w:rsidP="00E40F48">
      <w:pPr>
        <w:pStyle w:val="code"/>
      </w:pPr>
      <w:r w:rsidRPr="00BB09F1">
        <w:rPr>
          <w:rFonts w:hint="eastAsia"/>
        </w:rPr>
        <w:t>\label{sec:intro}</w:t>
      </w:r>
    </w:p>
    <w:p w14:paraId="41340D69" w14:textId="5D499816" w:rsidR="00E40F48" w:rsidRPr="00BB09F1" w:rsidRDefault="00BC3EFE" w:rsidP="00BC3EFE">
      <w:pPr>
        <w:pStyle w:val="2"/>
      </w:pPr>
      <w:r>
        <w:rPr>
          <w:rFonts w:hint="eastAsia"/>
        </w:rPr>
        <w:t>\subsection</w:t>
      </w:r>
      <w:r w:rsidR="00E40F48" w:rsidRPr="00BB09F1">
        <w:rPr>
          <w:rFonts w:hint="eastAsia"/>
        </w:rPr>
        <w:t>{Motivation and Application Background}</w:t>
      </w:r>
    </w:p>
    <w:p w14:paraId="2B9389F2" w14:textId="5E5DB303" w:rsidR="00E40F48" w:rsidRPr="00BB09F1" w:rsidRDefault="00E40F48" w:rsidP="00E40F48">
      <w:del w:id="19" w:author="William Brooks" w:date="2026-05-01T13:48:00Z" w16du:dateUtc="2026-05-01T04:48:00Z">
        <w:r w:rsidRPr="00BB09F1" w:rsidDel="004516B7">
          <w:rPr>
            <w:rFonts w:hint="eastAsia"/>
          </w:rPr>
          <w:delText>A d</w:delText>
        </w:r>
      </w:del>
      <w:ins w:id="20" w:author="William Brooks" w:date="2026-05-01T13:48:00Z" w16du:dateUtc="2026-05-01T04:48:00Z">
        <w:r w:rsidR="004516B7">
          <w:t>D</w:t>
        </w:r>
      </w:ins>
      <w:r w:rsidRPr="00BB09F1">
        <w:rPr>
          <w:rFonts w:hint="eastAsia"/>
        </w:rPr>
        <w:t>ata analyst</w:t>
      </w:r>
      <w:ins w:id="21" w:author="William Brooks" w:date="2026-05-01T13:48:00Z" w16du:dateUtc="2026-05-01T04:48:00Z">
        <w:r w:rsidR="004516B7">
          <w:t>s</w:t>
        </w:r>
      </w:ins>
      <w:r w:rsidRPr="00BB09F1">
        <w:rPr>
          <w:rFonts w:hint="eastAsia"/>
        </w:rPr>
        <w:t xml:space="preserve"> at </w:t>
      </w:r>
      <w:del w:id="22" w:author="William Brooks" w:date="2026-05-01T13:48:00Z" w16du:dateUtc="2026-05-01T04:48:00Z">
        <w:r w:rsidRPr="00BB09F1" w:rsidDel="004516B7">
          <w:rPr>
            <w:rFonts w:hint="eastAsia"/>
          </w:rPr>
          <w:delText xml:space="preserve">a </w:delText>
        </w:r>
      </w:del>
      <w:r w:rsidRPr="00BB09F1">
        <w:rPr>
          <w:rFonts w:hint="eastAsia"/>
        </w:rPr>
        <w:t>large retail chain</w:t>
      </w:r>
      <w:ins w:id="23" w:author="William Brooks" w:date="2026-05-01T13:48:00Z" w16du:dateUtc="2026-05-01T04:48:00Z">
        <w:r w:rsidR="004516B7">
          <w:t>s</w:t>
        </w:r>
      </w:ins>
      <w:r w:rsidRPr="00BB09F1">
        <w:rPr>
          <w:rFonts w:hint="eastAsia"/>
        </w:rPr>
        <w:t xml:space="preserve"> want</w:t>
      </w:r>
      <w:del w:id="24" w:author="William Brooks" w:date="2026-05-01T13:48:00Z" w16du:dateUtc="2026-05-01T04:48:00Z">
        <w:r w:rsidRPr="00BB09F1" w:rsidDel="004516B7">
          <w:rPr>
            <w:rFonts w:hint="eastAsia"/>
          </w:rPr>
          <w:delText>s</w:delText>
        </w:r>
      </w:del>
      <w:r w:rsidRPr="00BB09F1">
        <w:rPr>
          <w:rFonts w:hint="eastAsia"/>
        </w:rPr>
        <w:t xml:space="preserve"> to know</w:t>
      </w:r>
      <w:r w:rsidR="00B317EE">
        <w:rPr>
          <w:rFonts w:hint="eastAsia"/>
        </w:rPr>
        <w:t xml:space="preserve"> </w:t>
      </w:r>
      <w:r w:rsidRPr="00BB09F1">
        <w:rPr>
          <w:rFonts w:hint="eastAsia"/>
        </w:rPr>
        <w:t>``which product combinations are intensively purchased,</w:t>
      </w:r>
      <w:r w:rsidR="00B317EE">
        <w:rPr>
          <w:rFonts w:hint="eastAsia"/>
        </w:rPr>
        <w:t xml:space="preserve"> </w:t>
      </w:r>
      <w:r w:rsidRPr="00BB09F1">
        <w:rPr>
          <w:rFonts w:hint="eastAsia"/>
        </w:rPr>
        <w:t>at which store locations, and during which time periods.''</w:t>
      </w:r>
      <w:r w:rsidR="00B317EE">
        <w:rPr>
          <w:rFonts w:hint="eastAsia"/>
        </w:rPr>
        <w:t xml:space="preserve"> </w:t>
      </w:r>
      <w:r w:rsidRPr="00BB09F1">
        <w:rPr>
          <w:rFonts w:hint="eastAsia"/>
        </w:rPr>
        <w:t xml:space="preserve">For </w:t>
      </w:r>
      <w:r w:rsidRPr="00BB09F1">
        <w:rPr>
          <w:rFonts w:hint="eastAsia"/>
        </w:rPr>
        <w:lastRenderedPageBreak/>
        <w:t>example, from 100 stores $\times$ 52 weeks of</w:t>
      </w:r>
      <w:r w:rsidR="00B317EE">
        <w:rPr>
          <w:rFonts w:hint="eastAsia"/>
        </w:rPr>
        <w:t xml:space="preserve"> </w:t>
      </w:r>
      <w:r w:rsidRPr="00BB09F1">
        <w:rPr>
          <w:rFonts w:hint="eastAsia"/>
        </w:rPr>
        <w:t>point-of-sale data, the insight that</w:t>
      </w:r>
      <w:r w:rsidR="00B317EE">
        <w:rPr>
          <w:rFonts w:hint="eastAsia"/>
        </w:rPr>
        <w:t xml:space="preserve"> </w:t>
      </w:r>
      <w:r w:rsidRPr="00BB09F1">
        <w:rPr>
          <w:rFonts w:hint="eastAsia"/>
        </w:rPr>
        <w:t>``</w:t>
      </w:r>
      <w:ins w:id="25" w:author="William Brooks" w:date="2026-05-01T11:18:00Z" w16du:dateUtc="2026-05-01T02:18:00Z">
        <w:r w:rsidR="00AF64E2">
          <w:t xml:space="preserve">sales of </w:t>
        </w:r>
      </w:ins>
      <w:r w:rsidRPr="00BB09F1">
        <w:rPr>
          <w:rFonts w:hint="eastAsia"/>
        </w:rPr>
        <w:t>beer and potato chips are concentrated during</w:t>
      </w:r>
      <w:r w:rsidR="00B317EE">
        <w:rPr>
          <w:rFonts w:hint="eastAsia"/>
        </w:rPr>
        <w:t xml:space="preserve"> </w:t>
      </w:r>
      <w:r w:rsidRPr="00BB09F1">
        <w:rPr>
          <w:rFonts w:hint="eastAsia"/>
        </w:rPr>
        <w:t>weeks 46--52 (year-end season) at urban stores (stores 0--9)''</w:t>
      </w:r>
      <w:r w:rsidR="00B317EE">
        <w:rPr>
          <w:rFonts w:hint="eastAsia"/>
        </w:rPr>
        <w:t xml:space="preserve"> </w:t>
      </w:r>
      <w:r w:rsidRPr="00BB09F1">
        <w:rPr>
          <w:rFonts w:hint="eastAsia"/>
        </w:rPr>
        <w:t>directly informs region-specific inventory planning</w:t>
      </w:r>
      <w:r w:rsidR="00B317EE">
        <w:rPr>
          <w:rFonts w:hint="eastAsia"/>
        </w:rPr>
        <w:t xml:space="preserve"> </w:t>
      </w:r>
      <w:r w:rsidRPr="00BB09F1">
        <w:rPr>
          <w:rFonts w:hint="eastAsia"/>
        </w:rPr>
        <w:t>and promotional strategies.</w:t>
      </w:r>
      <w:r w:rsidR="00B317EE">
        <w:rPr>
          <w:rFonts w:hint="eastAsia"/>
        </w:rPr>
        <w:t xml:space="preserve"> </w:t>
      </w:r>
      <w:r w:rsidRPr="00BB09F1">
        <w:rPr>
          <w:rFonts w:hint="eastAsia"/>
        </w:rPr>
        <w:t xml:space="preserve">Similarly, in epidemiology, </w:t>
      </w:r>
      <w:del w:id="26" w:author="William Brooks" w:date="2026-05-01T13:50:00Z" w16du:dateUtc="2026-05-01T04:50:00Z">
        <w:r w:rsidRPr="00BB09F1" w:rsidDel="0022313D">
          <w:rPr>
            <w:rFonts w:hint="eastAsia"/>
          </w:rPr>
          <w:delText>co-occurrence patterns of symptoms</w:delText>
        </w:r>
        <w:r w:rsidR="00B317EE" w:rsidDel="0022313D">
          <w:rPr>
            <w:rFonts w:hint="eastAsia"/>
          </w:rPr>
          <w:delText xml:space="preserve"> </w:delText>
        </w:r>
        <w:r w:rsidRPr="00BB09F1" w:rsidDel="0022313D">
          <w:rPr>
            <w:rFonts w:hint="eastAsia"/>
          </w:rPr>
          <w:delText xml:space="preserve">concentrated in </w:delText>
        </w:r>
      </w:del>
      <w:r w:rsidRPr="00BB09F1">
        <w:rPr>
          <w:rFonts w:hint="eastAsia"/>
        </w:rPr>
        <w:t>specific regions and periods</w:t>
      </w:r>
      <w:ins w:id="27" w:author="William Brooks" w:date="2026-05-01T13:50:00Z" w16du:dateUtc="2026-05-01T04:50:00Z">
        <w:r w:rsidR="0022313D">
          <w:t xml:space="preserve"> in which</w:t>
        </w:r>
      </w:ins>
      <w:r w:rsidR="00B317EE">
        <w:rPr>
          <w:rFonts w:hint="eastAsia"/>
        </w:rPr>
        <w:t xml:space="preserve"> </w:t>
      </w:r>
      <w:ins w:id="28" w:author="William Brooks" w:date="2026-05-01T13:50:00Z" w16du:dateUtc="2026-05-01T04:50:00Z">
        <w:r w:rsidR="0022313D" w:rsidRPr="00BB09F1">
          <w:rPr>
            <w:rFonts w:hint="eastAsia"/>
          </w:rPr>
          <w:t>co-occurrence patterns of symptoms</w:t>
        </w:r>
        <w:r w:rsidR="0022313D">
          <w:rPr>
            <w:rFonts w:hint="eastAsia"/>
          </w:rPr>
          <w:t xml:space="preserve"> </w:t>
        </w:r>
        <w:r w:rsidR="00463EEF">
          <w:t xml:space="preserve">are </w:t>
        </w:r>
        <w:r w:rsidR="0022313D" w:rsidRPr="00BB09F1">
          <w:rPr>
            <w:rFonts w:hint="eastAsia"/>
          </w:rPr>
          <w:t xml:space="preserve">concentrated </w:t>
        </w:r>
      </w:ins>
      <w:r w:rsidRPr="00BB09F1">
        <w:rPr>
          <w:rFonts w:hint="eastAsia"/>
        </w:rPr>
        <w:t>become intervention targets</w:t>
      </w:r>
      <w:del w:id="29" w:author="William Brooks" w:date="2026-05-01T13:50:00Z" w16du:dateUtc="2026-05-01T04:50:00Z">
        <w:r w:rsidRPr="00BB09F1" w:rsidDel="00C066C9">
          <w:rPr>
            <w:rFonts w:hint="eastAsia"/>
          </w:rPr>
          <w:delText>;</w:delText>
        </w:r>
      </w:del>
      <w:ins w:id="30" w:author="William Brooks" w:date="2026-05-01T13:50:00Z" w16du:dateUtc="2026-05-01T04:50:00Z">
        <w:r w:rsidR="00C066C9">
          <w:t>.</w:t>
        </w:r>
      </w:ins>
      <w:r w:rsidR="00B317EE">
        <w:rPr>
          <w:rFonts w:hint="eastAsia"/>
        </w:rPr>
        <w:t xml:space="preserve"> </w:t>
      </w:r>
      <w:del w:id="31" w:author="William Brooks" w:date="2026-05-01T13:50:00Z" w16du:dateUtc="2026-05-01T04:50:00Z">
        <w:r w:rsidRPr="00BB09F1" w:rsidDel="00C066C9">
          <w:rPr>
            <w:rFonts w:hint="eastAsia"/>
          </w:rPr>
          <w:delText>i</w:delText>
        </w:r>
      </w:del>
      <w:ins w:id="32" w:author="William Brooks" w:date="2026-05-01T13:50:00Z" w16du:dateUtc="2026-05-01T04:50:00Z">
        <w:r w:rsidR="00C066C9">
          <w:t>I</w:t>
        </w:r>
      </w:ins>
      <w:r w:rsidRPr="00BB09F1">
        <w:rPr>
          <w:rFonts w:hint="eastAsia"/>
        </w:rPr>
        <w:t>n logistics, regional and temporal surges in shipment volumes</w:t>
      </w:r>
      <w:r w:rsidR="00B317EE">
        <w:rPr>
          <w:rFonts w:hint="eastAsia"/>
        </w:rPr>
        <w:t xml:space="preserve"> </w:t>
      </w:r>
      <w:r w:rsidRPr="00BB09F1">
        <w:rPr>
          <w:rFonts w:hint="eastAsia"/>
        </w:rPr>
        <w:t>support service optimization.</w:t>
      </w:r>
    </w:p>
    <w:p w14:paraId="561FD0C5" w14:textId="77777777" w:rsidR="00E40F48" w:rsidRPr="00BB09F1" w:rsidRDefault="00E40F48" w:rsidP="00E40F48"/>
    <w:p w14:paraId="5E6E2CB4" w14:textId="0B15EBFB" w:rsidR="00E40F48" w:rsidRPr="00BB09F1" w:rsidRDefault="00E40F48" w:rsidP="00E40F48">
      <w:r w:rsidRPr="00BB09F1">
        <w:rPr>
          <w:rFonts w:hint="eastAsia"/>
        </w:rPr>
        <w:t>Multi-dimensional data are thus accumulated across many domains,</w:t>
      </w:r>
      <w:r w:rsidR="00B317EE">
        <w:rPr>
          <w:rFonts w:hint="eastAsia"/>
        </w:rPr>
        <w:t xml:space="preserve"> </w:t>
      </w:r>
      <w:r w:rsidRPr="00BB09F1">
        <w:rPr>
          <w:rFonts w:hint="eastAsia"/>
        </w:rPr>
        <w:t>and extracting \emph{spatio-temporally localized dense patterns}</w:t>
      </w:r>
      <w:r w:rsidR="00B317EE">
        <w:rPr>
          <w:rFonts w:hint="eastAsia"/>
        </w:rPr>
        <w:t xml:space="preserve"> </w:t>
      </w:r>
      <w:r w:rsidRPr="00BB09F1">
        <w:rPr>
          <w:rFonts w:hint="eastAsia"/>
        </w:rPr>
        <w:t xml:space="preserve">from such data can contribute to </w:t>
      </w:r>
      <w:ins w:id="33" w:author="William Brooks" w:date="2026-05-01T13:51:00Z" w16du:dateUtc="2026-05-01T04:51:00Z">
        <w:r w:rsidR="00463EEF">
          <w:t xml:space="preserve">discovering </w:t>
        </w:r>
      </w:ins>
      <w:r w:rsidRPr="00BB09F1">
        <w:rPr>
          <w:rFonts w:hint="eastAsia"/>
        </w:rPr>
        <w:t xml:space="preserve">knowledge </w:t>
      </w:r>
      <w:del w:id="34" w:author="William Brooks" w:date="2026-05-01T13:51:00Z" w16du:dateUtc="2026-05-01T04:51:00Z">
        <w:r w:rsidRPr="00BB09F1" w:rsidDel="00463EEF">
          <w:rPr>
            <w:rFonts w:hint="eastAsia"/>
          </w:rPr>
          <w:delText>discovery</w:delText>
        </w:r>
        <w:r w:rsidR="00B317EE" w:rsidDel="00463EEF">
          <w:rPr>
            <w:rFonts w:hint="eastAsia"/>
          </w:rPr>
          <w:delText xml:space="preserve"> </w:delText>
        </w:r>
      </w:del>
      <w:r w:rsidRPr="00BB09F1">
        <w:rPr>
          <w:rFonts w:hint="eastAsia"/>
        </w:rPr>
        <w:t xml:space="preserve">beyond </w:t>
      </w:r>
      <w:del w:id="35" w:author="William Brooks" w:date="2026-05-01T11:18:00Z" w16du:dateUtc="2026-05-01T02:18:00Z">
        <w:r w:rsidRPr="00BB09F1" w:rsidDel="00B14F77">
          <w:rPr>
            <w:rFonts w:hint="eastAsia"/>
          </w:rPr>
          <w:delText xml:space="preserve">what </w:delText>
        </w:r>
      </w:del>
      <w:ins w:id="36" w:author="William Brooks" w:date="2026-05-01T11:18:00Z" w16du:dateUtc="2026-05-01T02:18:00Z">
        <w:r w:rsidR="00B14F77">
          <w:t>that provided by</w:t>
        </w:r>
        <w:r w:rsidR="00B14F77" w:rsidRPr="00BB09F1">
          <w:rPr>
            <w:rFonts w:hint="eastAsia"/>
          </w:rPr>
          <w:t xml:space="preserve"> </w:t>
        </w:r>
      </w:ins>
      <w:r w:rsidRPr="00BB09F1">
        <w:rPr>
          <w:rFonts w:hint="eastAsia"/>
        </w:rPr>
        <w:t>conventional aggregate analysis</w:t>
      </w:r>
      <w:del w:id="37" w:author="William Brooks" w:date="2026-05-01T11:18:00Z" w16du:dateUtc="2026-05-01T02:18:00Z">
        <w:r w:rsidRPr="00BB09F1" w:rsidDel="00B14F77">
          <w:rPr>
            <w:rFonts w:hint="eastAsia"/>
          </w:rPr>
          <w:delText xml:space="preserve"> provides</w:delText>
        </w:r>
      </w:del>
      <w:r w:rsidRPr="00BB09F1">
        <w:rPr>
          <w:rFonts w:hint="eastAsia"/>
        </w:rPr>
        <w:t>.</w:t>
      </w:r>
    </w:p>
    <w:p w14:paraId="43B5E422" w14:textId="77777777" w:rsidR="00E40F48" w:rsidRPr="00BB09F1" w:rsidRDefault="00E40F48" w:rsidP="00E40F48"/>
    <w:p w14:paraId="33FDD806" w14:textId="76CA3EC6" w:rsidR="00E40F48" w:rsidRPr="00BB09F1" w:rsidRDefault="00BC3EFE" w:rsidP="00BC3EFE">
      <w:pPr>
        <w:pStyle w:val="2"/>
      </w:pPr>
      <w:r>
        <w:rPr>
          <w:rFonts w:hint="eastAsia"/>
        </w:rPr>
        <w:t>\subsection</w:t>
      </w:r>
      <w:r w:rsidR="00E40F48" w:rsidRPr="00BB09F1">
        <w:rPr>
          <w:rFonts w:hint="eastAsia"/>
        </w:rPr>
        <w:t>{Limitations of Existing Methods}</w:t>
      </w:r>
    </w:p>
    <w:p w14:paraId="38AED766" w14:textId="223CF7F9" w:rsidR="00E40F48" w:rsidRPr="00BB09F1" w:rsidRDefault="00E40F48" w:rsidP="00E40F48">
      <w:r w:rsidRPr="00BB09F1">
        <w:rPr>
          <w:rFonts w:hint="eastAsia"/>
        </w:rPr>
        <w:t xml:space="preserve">In the above applications, </w:t>
      </w:r>
      <w:del w:id="38" w:author="William Brooks" w:date="2026-05-01T11:26:00Z" w16du:dateUtc="2026-05-01T02:26:00Z">
        <w:r w:rsidRPr="00BB09F1" w:rsidDel="00E8104C">
          <w:rPr>
            <w:rFonts w:hint="eastAsia"/>
          </w:rPr>
          <w:delText xml:space="preserve">what </w:delText>
        </w:r>
      </w:del>
      <w:r w:rsidRPr="00BB09F1">
        <w:rPr>
          <w:rFonts w:hint="eastAsia"/>
        </w:rPr>
        <w:t xml:space="preserve">analysts truly need </w:t>
      </w:r>
      <w:del w:id="39" w:author="William Brooks" w:date="2026-05-01T11:26:00Z" w16du:dateUtc="2026-05-01T02:26:00Z">
        <w:r w:rsidRPr="00BB09F1" w:rsidDel="000D37EF">
          <w:rPr>
            <w:rFonts w:hint="eastAsia"/>
          </w:rPr>
          <w:delText>is the pair</w:delText>
        </w:r>
      </w:del>
      <w:ins w:id="40" w:author="William Brooks" w:date="2026-05-01T11:26:00Z" w16du:dateUtc="2026-05-01T02:26:00Z">
        <w:r w:rsidR="000D37EF">
          <w:t xml:space="preserve">to </w:t>
        </w:r>
      </w:ins>
      <w:ins w:id="41" w:author="William Brooks" w:date="2026-05-01T13:52:00Z" w16du:dateUtc="2026-05-01T04:52:00Z">
        <w:r w:rsidR="005E1E5A">
          <w:t xml:space="preserve">know </w:t>
        </w:r>
      </w:ins>
      <w:ins w:id="42" w:author="William Brooks" w:date="2026-05-01T11:26:00Z" w16du:dateUtc="2026-05-01T02:26:00Z">
        <w:r w:rsidR="00E8104C">
          <w:t>two things:</w:t>
        </w:r>
      </w:ins>
      <w:r w:rsidR="00B317EE">
        <w:rPr>
          <w:rFonts w:hint="eastAsia"/>
        </w:rPr>
        <w:t xml:space="preserve"> </w:t>
      </w:r>
      <w:r w:rsidRPr="00BB09F1">
        <w:rPr>
          <w:rFonts w:hint="eastAsia"/>
        </w:rPr>
        <w:t>(i)~\emph{what} is dense (itemset $P$) and</w:t>
      </w:r>
      <w:r w:rsidR="00B317EE">
        <w:rPr>
          <w:rFonts w:hint="eastAsia"/>
        </w:rPr>
        <w:t xml:space="preserve"> </w:t>
      </w:r>
      <w:r w:rsidRPr="00BB09F1">
        <w:rPr>
          <w:rFonts w:hint="eastAsia"/>
        </w:rPr>
        <w:t>(ii)~\emph{when and where} it is dense ($d$-dimensional dense region),</w:t>
      </w:r>
      <w:r w:rsidR="00B317EE">
        <w:rPr>
          <w:rFonts w:hint="eastAsia"/>
        </w:rPr>
        <w:t xml:space="preserve"> </w:t>
      </w:r>
      <w:r w:rsidRPr="00BB09F1">
        <w:rPr>
          <w:rFonts w:hint="eastAsia"/>
        </w:rPr>
        <w:t>i.e., the tuple $(P, R(P))$.</w:t>
      </w:r>
      <w:r w:rsidR="00B317EE">
        <w:rPr>
          <w:rFonts w:hint="eastAsia"/>
        </w:rPr>
        <w:t xml:space="preserve"> </w:t>
      </w:r>
      <w:r w:rsidRPr="00BB09F1">
        <w:rPr>
          <w:rFonts w:hint="eastAsia"/>
        </w:rPr>
        <w:t>Pattern $P$ alone leaves ``which store to reorder to and when'' unknown,</w:t>
      </w:r>
      <w:r w:rsidR="00B317EE">
        <w:rPr>
          <w:rFonts w:hint="eastAsia"/>
        </w:rPr>
        <w:t xml:space="preserve"> </w:t>
      </w:r>
      <w:r w:rsidRPr="00BB09F1">
        <w:rPr>
          <w:rFonts w:hint="eastAsia"/>
        </w:rPr>
        <w:t>while region $R$ alone leaves ``what to reorder'' unspecified.</w:t>
      </w:r>
      <w:r w:rsidR="00B317EE">
        <w:rPr>
          <w:rFonts w:hint="eastAsia"/>
        </w:rPr>
        <w:t xml:space="preserve"> </w:t>
      </w:r>
      <w:r w:rsidRPr="00BB09F1">
        <w:rPr>
          <w:rFonts w:hint="eastAsia"/>
        </w:rPr>
        <w:t>Only when both are available can region- and period-specific</w:t>
      </w:r>
      <w:r w:rsidR="00B317EE">
        <w:rPr>
          <w:rFonts w:hint="eastAsia"/>
        </w:rPr>
        <w:t xml:space="preserve"> </w:t>
      </w:r>
      <w:r w:rsidRPr="00BB09F1">
        <w:rPr>
          <w:rFonts w:hint="eastAsia"/>
        </w:rPr>
        <w:t>strategies be formulated.</w:t>
      </w:r>
      <w:r w:rsidR="00B317EE">
        <w:rPr>
          <w:rFonts w:hint="eastAsia"/>
        </w:rPr>
        <w:t xml:space="preserve"> </w:t>
      </w:r>
      <w:r w:rsidRPr="00BB09F1">
        <w:rPr>
          <w:rFonts w:hint="eastAsia"/>
        </w:rPr>
        <w:t>However, no existing method provides both simultaneously.</w:t>
      </w:r>
    </w:p>
    <w:p w14:paraId="268A24F2" w14:textId="77777777" w:rsidR="00E40F48" w:rsidRPr="00BB09F1" w:rsidRDefault="00E40F48" w:rsidP="00E40F48"/>
    <w:p w14:paraId="3BEDCDE5" w14:textId="70A05EC9" w:rsidR="00E40F48" w:rsidRPr="00BB09F1" w:rsidRDefault="00E40F48" w:rsidP="00E40F48">
      <w:r w:rsidRPr="00BB09F1">
        <w:rPr>
          <w:rFonts w:hint="eastAsia"/>
        </w:rPr>
        <w:t>\paragraph{</w:t>
      </w:r>
      <w:r w:rsidRPr="00BC3EFE">
        <w:rPr>
          <w:rFonts w:hint="eastAsia"/>
          <w:b/>
          <w:bCs/>
        </w:rPr>
        <w:t>Pattern mining methods.</w:t>
      </w:r>
      <w:r w:rsidRPr="00BB09F1">
        <w:rPr>
          <w:rFonts w:hint="eastAsia"/>
        </w:rPr>
        <w:t>}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Frequent pattern mining~\cite{agrawal1994apriori,han2000mining}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relies on global support and thus misses locally dense patterns.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Existing methods that consider locality~\cite{aprioriwindow}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remain limited to a one-dimensional design on the temporal axis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and cannot exploit multi-dimensional spatial information.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\paragraph{Region extraction methods.}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Dense subtensor mining (M-Zoom~\cite{shin2018mzoom}, etc.)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cannot fit arbitrarily-shaped dense regions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due to Cartesian-product block constraints,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and it</w:t>
      </w:r>
      <w:del w:id="43" w:author="William Brooks" w:date="2026-05-01T13:53:00Z" w16du:dateUtc="2026-05-01T04:53:00Z">
        <w:r w:rsidRPr="00BB09F1" w:rsidDel="003F4053">
          <w:rPr>
            <w:rFonts w:hint="eastAsia"/>
          </w:rPr>
          <w:delText>s</w:delText>
        </w:r>
      </w:del>
      <w:ins w:id="44" w:author="William Brooks" w:date="2026-05-01T13:53:00Z" w16du:dateUtc="2026-05-01T04:53:00Z">
        <w:r w:rsidR="003F4053">
          <w:t xml:space="preserve"> inaccurately enumerates</w:t>
        </w:r>
      </w:ins>
      <w:r w:rsidRPr="00BB09F1">
        <w:rPr>
          <w:rFonts w:hint="eastAsia"/>
        </w:rPr>
        <w:t xml:space="preserve"> pattern</w:t>
      </w:r>
      <w:ins w:id="45" w:author="William Brooks" w:date="2026-05-01T13:53:00Z" w16du:dateUtc="2026-05-01T04:53:00Z">
        <w:r w:rsidR="003F4053">
          <w:t>s</w:t>
        </w:r>
      </w:ins>
      <w:r w:rsidRPr="00BB09F1">
        <w:rPr>
          <w:rFonts w:hint="eastAsia"/>
        </w:rPr>
        <w:t xml:space="preserve"> </w:t>
      </w:r>
      <w:del w:id="46" w:author="William Brooks" w:date="2026-05-01T13:53:00Z" w16du:dateUtc="2026-05-01T04:53:00Z">
        <w:r w:rsidRPr="00BB09F1" w:rsidDel="003F4053">
          <w:rPr>
            <w:rFonts w:hint="eastAsia"/>
          </w:rPr>
          <w:delText>enumeration is inaccurate</w:delText>
        </w:r>
        <w:r w:rsidR="00BC3EFE" w:rsidDel="003F4053">
          <w:rPr>
            <w:rFonts w:hint="eastAsia"/>
          </w:rPr>
          <w:delText xml:space="preserve"> </w:delText>
        </w:r>
      </w:del>
      <w:r w:rsidRPr="00BB09F1">
        <w:rPr>
          <w:rFonts w:hint="eastAsia"/>
        </w:rPr>
        <w:t>(detailed in \S\ref{sec:related}).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Spatial statistics methods~\cite{anselin1995lisa,ord1995getis}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cannot handle the temporal dimension.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Scan statistics~\cite{kulldorff1997spatial}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lack the concept of itemsets.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ST-DBSCAN~\cite{birant2007stdbscan} relies on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point-neighborhood density and thus cannot detect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localized concentrations distinguished from background density;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it also lacks anti-monotonicity and therefore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cannot be integrated with Apriori pruning.</w:t>
      </w:r>
    </w:p>
    <w:p w14:paraId="2D00B0EB" w14:textId="77777777" w:rsidR="00E40F48" w:rsidRPr="00BB09F1" w:rsidRDefault="00E40F48" w:rsidP="00E40F48"/>
    <w:p w14:paraId="0E900256" w14:textId="239FEBA3" w:rsidR="00E40F48" w:rsidRPr="00BB09F1" w:rsidRDefault="00BC3EFE" w:rsidP="00BC3EFE">
      <w:pPr>
        <w:pStyle w:val="2"/>
      </w:pPr>
      <w:r>
        <w:rPr>
          <w:rFonts w:hint="eastAsia"/>
        </w:rPr>
        <w:lastRenderedPageBreak/>
        <w:t>\subsection</w:t>
      </w:r>
      <w:r w:rsidR="00E40F48" w:rsidRPr="00BB09F1">
        <w:rPr>
          <w:rFonts w:hint="eastAsia"/>
        </w:rPr>
        <w:t>{Contributions of This Work}</w:t>
      </w:r>
    </w:p>
    <w:p w14:paraId="6A0A3FE9" w14:textId="5E5122DE" w:rsidR="00E40F48" w:rsidRPr="00BB09F1" w:rsidRDefault="00E40F48" w:rsidP="00E40F48">
      <w:r w:rsidRPr="00BB09F1">
        <w:rPr>
          <w:rFonts w:hint="eastAsia"/>
        </w:rPr>
        <w:t>This paper proposes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\textbf{Multi-Dimensional Apriori-Window},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which exactly extracts all dense patterns and their dense regions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over arbitrary $d$-dimensional grids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(time + $d{-}1$ spatial/categorical dimensions)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(\S\ref{sec:method}).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In a nutshell, the proposed method enables analysts to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\textbf{exactly extract ``</w:t>
      </w:r>
      <w:del w:id="47" w:author="William Brooks" w:date="2026-05-01T11:28:00Z" w16du:dateUtc="2026-05-01T02:28:00Z">
        <w:r w:rsidRPr="00BB09F1" w:rsidDel="00720AA8">
          <w:rPr>
            <w:rFonts w:hint="eastAsia"/>
          </w:rPr>
          <w:delText xml:space="preserve">when, where, and </w:delText>
        </w:r>
      </w:del>
      <w:r w:rsidRPr="00BB09F1">
        <w:rPr>
          <w:rFonts w:hint="eastAsia"/>
        </w:rPr>
        <w:t>what sells</w:t>
      </w:r>
      <w:ins w:id="48" w:author="William Brooks" w:date="2026-05-01T11:28:00Z" w16du:dateUtc="2026-05-01T02:28:00Z">
        <w:r w:rsidR="00720AA8">
          <w:t xml:space="preserve"> when and where</w:t>
        </w:r>
      </w:ins>
      <w:r w:rsidRPr="00BB09F1">
        <w:rPr>
          <w:rFonts w:hint="eastAsia"/>
        </w:rPr>
        <w:t>''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under the sliding-window density definition}.</w:t>
      </w:r>
    </w:p>
    <w:p w14:paraId="2642BD4A" w14:textId="77777777" w:rsidR="00E40F48" w:rsidRPr="00BB09F1" w:rsidRDefault="00E40F48" w:rsidP="00E40F48"/>
    <w:p w14:paraId="2AFBF094" w14:textId="2FD47E37" w:rsidR="00E40F48" w:rsidRPr="00BB09F1" w:rsidRDefault="00E40F48" w:rsidP="00E40F48">
      <w:r w:rsidRPr="00BB09F1">
        <w:rPr>
          <w:rFonts w:hint="eastAsia"/>
        </w:rPr>
        <w:t>The technical essence of this work lies in extending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the dense interval computation of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one-dimensional Apriori-Window~\cite{aprioriwindow}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to $d$ dimensions by applying it to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the temporal multiset for each fixed spatial start point.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That is, even after multi-dimensionalization,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the core computation is essentially</w:t>
      </w:r>
      <w:r w:rsidR="00BC3EFE">
        <w:rPr>
          <w:rFonts w:hint="eastAsia"/>
        </w:rPr>
        <w:t xml:space="preserve"> </w:t>
      </w:r>
      <w:r w:rsidRPr="00BB09F1">
        <w:rPr>
          <w:rFonts w:hint="eastAsia"/>
        </w:rPr>
        <w:t>a \emph{duplicate-aware one-dimensional Apriori-Window}.</w:t>
      </w:r>
    </w:p>
    <w:p w14:paraId="1E492AB8" w14:textId="77777777" w:rsidR="00E40F48" w:rsidRPr="00BB09F1" w:rsidRDefault="00E40F48" w:rsidP="00E40F48"/>
    <w:p w14:paraId="77F89D39" w14:textId="6BCD4C06" w:rsidR="00E40F48" w:rsidRPr="00BB09F1" w:rsidRDefault="00E40F48" w:rsidP="00E40F48">
      <w:r w:rsidRPr="00BB09F1">
        <w:rPr>
          <w:rFonts w:hint="eastAsia"/>
        </w:rPr>
        <w:t>T</w:t>
      </w:r>
      <w:del w:id="49" w:author="William Brooks" w:date="2026-05-01T11:29:00Z" w16du:dateUtc="2026-05-01T02:29:00Z">
        <w:r w:rsidRPr="00BB09F1" w:rsidDel="00054162">
          <w:rPr>
            <w:rFonts w:hint="eastAsia"/>
          </w:rPr>
          <w:delText>he following t</w:delText>
        </w:r>
      </w:del>
      <w:r w:rsidRPr="00BB09F1">
        <w:rPr>
          <w:rFonts w:hint="eastAsia"/>
        </w:rPr>
        <w:t>hree techniques realize this multi-dimensionalization.</w:t>
      </w:r>
    </w:p>
    <w:p w14:paraId="17B47F62" w14:textId="77777777" w:rsidR="00E40F48" w:rsidRPr="00BB09F1" w:rsidRDefault="00E40F48" w:rsidP="00BC3EFE">
      <w:pPr>
        <w:pStyle w:val="code"/>
      </w:pPr>
    </w:p>
    <w:p w14:paraId="028786D5" w14:textId="50E2BD0E" w:rsidR="00E40F48" w:rsidRPr="00BB09F1" w:rsidRDefault="00E40F48" w:rsidP="00E40F48">
      <w:pPr>
        <w:pStyle w:val="code"/>
      </w:pPr>
      <w:r w:rsidRPr="00E40F48">
        <w:rPr>
          <w:rFonts w:hint="eastAsia"/>
          <w:color w:val="7030A0"/>
        </w:rPr>
        <w:t>\begin</w:t>
      </w:r>
      <w:r w:rsidRPr="00BB09F1">
        <w:rPr>
          <w:rFonts w:hint="eastAsia"/>
        </w:rPr>
        <w:t>{enumerate}</w:t>
      </w:r>
    </w:p>
    <w:p w14:paraId="2D9E4443" w14:textId="554E9822" w:rsidR="00E40F48" w:rsidRPr="00BB09F1" w:rsidRDefault="00BC3EFE" w:rsidP="00E40F48">
      <w:r w:rsidRPr="00BC3EFE">
        <w:rPr>
          <w:rFonts w:hint="eastAsia"/>
          <w:color w:val="0070C0"/>
        </w:rPr>
        <w:t>\item</w:t>
      </w:r>
      <w:r w:rsidR="00E40F48" w:rsidRPr="00BB09F1">
        <w:rPr>
          <w:rFonts w:hint="eastAsia"/>
        </w:rPr>
        <w:t xml:space="preserve"> \textbf{</w:t>
      </w:r>
      <w:r w:rsidR="00E40F48" w:rsidRPr="00BC3EFE">
        <w:rPr>
          <w:rFonts w:hint="eastAsia"/>
          <w:b/>
          <w:bCs/>
        </w:rPr>
        <w:t>Reduction to 1D per fixed spatial start point</w:t>
      </w:r>
      <w:r w:rsidR="00E40F48" w:rsidRPr="00BB09F1">
        <w:rPr>
          <w:rFonts w:hint="eastAsia"/>
        </w:rPr>
        <w:t>}:</w:t>
      </w:r>
      <w:r>
        <w:rPr>
          <w:rFonts w:hint="eastAsia"/>
        </w:rPr>
        <w:t xml:space="preserve"> </w:t>
      </w:r>
      <w:r w:rsidR="00E40F48" w:rsidRPr="00BB09F1">
        <w:rPr>
          <w:rFonts w:hint="eastAsia"/>
        </w:rPr>
        <w:t>For each spatial start point $\bm{s}_{\mathrm{sp}}$,</w:t>
      </w:r>
      <w:r>
        <w:rPr>
          <w:rFonts w:hint="eastAsia"/>
        </w:rPr>
        <w:t xml:space="preserve"> </w:t>
      </w:r>
      <w:r w:rsidR="00E40F48" w:rsidRPr="00BB09F1">
        <w:rPr>
          <w:rFonts w:hint="eastAsia"/>
        </w:rPr>
        <w:t>occurrences of a pattern falling into the spatial window</w:t>
      </w:r>
      <w:r>
        <w:rPr>
          <w:rFonts w:hint="eastAsia"/>
        </w:rPr>
        <w:t xml:space="preserve"> </w:t>
      </w:r>
      <w:r w:rsidR="00E40F48" w:rsidRPr="00BB09F1">
        <w:rPr>
          <w:rFonts w:hint="eastAsia"/>
        </w:rPr>
        <w:t>are collapsed into a temporal multiset</w:t>
      </w:r>
      <w:r>
        <w:rPr>
          <w:rFonts w:hint="eastAsia"/>
        </w:rPr>
        <w:t xml:space="preserve"> </w:t>
      </w:r>
      <w:r w:rsidR="00E40F48" w:rsidRPr="00BB09F1">
        <w:rPr>
          <w:rFonts w:hint="eastAsia"/>
        </w:rPr>
        <w:t>$L_P(\bm{s}_{\mathrm{sp}})$.</w:t>
      </w:r>
      <w:r>
        <w:rPr>
          <w:rFonts w:hint="eastAsia"/>
        </w:rPr>
        <w:t xml:space="preserve"> </w:t>
      </w:r>
      <w:r w:rsidR="00E40F48" w:rsidRPr="00BB09F1">
        <w:rPr>
          <w:rFonts w:hint="eastAsia"/>
        </w:rPr>
        <w:t>This decomposes the $d$-dimensional problem</w:t>
      </w:r>
      <w:r>
        <w:rPr>
          <w:rFonts w:hint="eastAsia"/>
        </w:rPr>
        <w:t xml:space="preserve"> </w:t>
      </w:r>
      <w:r w:rsidR="00E40F48" w:rsidRPr="00BB09F1">
        <w:rPr>
          <w:rFonts w:hint="eastAsia"/>
        </w:rPr>
        <w:t>into multiple one-dimensional problems</w:t>
      </w:r>
      <w:r>
        <w:rPr>
          <w:rFonts w:hint="eastAsia"/>
        </w:rPr>
        <w:t xml:space="preserve"> </w:t>
      </w:r>
      <w:r w:rsidR="00E40F48" w:rsidRPr="00BB09F1">
        <w:rPr>
          <w:rFonts w:hint="eastAsia"/>
        </w:rPr>
        <w:t>keyed by spatial start points.</w:t>
      </w:r>
    </w:p>
    <w:p w14:paraId="2BAD90EA" w14:textId="77777777" w:rsidR="00E40F48" w:rsidRPr="00BB09F1" w:rsidRDefault="00E40F48" w:rsidP="00E40F48"/>
    <w:p w14:paraId="3B1C4535" w14:textId="1716761B" w:rsidR="00E40F48" w:rsidRPr="00BB09F1" w:rsidRDefault="00BC3EFE" w:rsidP="00E40F48">
      <w:r w:rsidRPr="00BC3EFE">
        <w:rPr>
          <w:rFonts w:hint="eastAsia"/>
          <w:color w:val="0070C0"/>
        </w:rPr>
        <w:t>\item</w:t>
      </w:r>
      <w:r w:rsidR="00E40F48" w:rsidRPr="00BB09F1">
        <w:rPr>
          <w:rFonts w:hint="eastAsia"/>
        </w:rPr>
        <w:t xml:space="preserve"> \textbf{</w:t>
      </w:r>
      <w:r w:rsidR="00E40F48" w:rsidRPr="00BC3EFE">
        <w:rPr>
          <w:rFonts w:hint="eastAsia"/>
          <w:b/>
          <w:bCs/>
        </w:rPr>
        <w:t>Apriori pruning via $(k{-}1)$-subset interval map intersection</w:t>
      </w:r>
      <w:r w:rsidR="00E40F48" w:rsidRPr="00BB09F1">
        <w:rPr>
          <w:rFonts w:hint="eastAsia"/>
        </w:rPr>
        <w:t>}:</w:t>
      </w:r>
      <w:r>
        <w:rPr>
          <w:rFonts w:hint="eastAsia"/>
        </w:rPr>
        <w:t xml:space="preserve"> </w:t>
      </w:r>
      <w:r w:rsidR="00E40F48" w:rsidRPr="00BB09F1">
        <w:rPr>
          <w:rFonts w:hint="eastAsia"/>
        </w:rPr>
        <w:t>Dense regions from the previous level are maintained</w:t>
      </w:r>
      <w:r>
        <w:rPr>
          <w:rFonts w:hint="eastAsia"/>
        </w:rPr>
        <w:t xml:space="preserve"> </w:t>
      </w:r>
      <w:r w:rsidR="00E40F48" w:rsidRPr="00BB09F1">
        <w:rPr>
          <w:rFonts w:hint="eastAsia"/>
        </w:rPr>
        <w:t>as temporal interval sequences per spatial start point.</w:t>
      </w:r>
      <w:r>
        <w:rPr>
          <w:rFonts w:hint="eastAsia"/>
        </w:rPr>
        <w:t xml:space="preserve"> </w:t>
      </w:r>
      <w:r w:rsidR="00E40F48" w:rsidRPr="00BB09F1">
        <w:rPr>
          <w:rFonts w:hint="eastAsia"/>
        </w:rPr>
        <w:t>For candidate patterns, these are intersected</w:t>
      </w:r>
      <w:r>
        <w:rPr>
          <w:rFonts w:hint="eastAsia"/>
        </w:rPr>
        <w:t xml:space="preserve"> </w:t>
      </w:r>
      <w:r w:rsidR="00E40F48" w:rsidRPr="00BB09F1">
        <w:rPr>
          <w:rFonts w:hint="eastAsia"/>
        </w:rPr>
        <w:t>to form candidate intervals.</w:t>
      </w:r>
      <w:r>
        <w:rPr>
          <w:rFonts w:hint="eastAsia"/>
        </w:rPr>
        <w:t xml:space="preserve"> </w:t>
      </w:r>
      <w:r w:rsidR="00E40F48" w:rsidRPr="00BB09F1">
        <w:rPr>
          <w:rFonts w:hint="eastAsia"/>
        </w:rPr>
        <w:t>This enables interval-based pruning</w:t>
      </w:r>
      <w:r>
        <w:rPr>
          <w:rFonts w:hint="eastAsia"/>
        </w:rPr>
        <w:t xml:space="preserve"> </w:t>
      </w:r>
      <w:r w:rsidR="00E40F48" w:rsidRPr="00BB09F1">
        <w:rPr>
          <w:rFonts w:hint="eastAsia"/>
        </w:rPr>
        <w:t>isomorphic to the 1D case for $k \geq 2$</w:t>
      </w:r>
      <w:r>
        <w:rPr>
          <w:rFonts w:hint="eastAsia"/>
        </w:rPr>
        <w:t xml:space="preserve"> </w:t>
      </w:r>
      <w:r w:rsidR="00E40F48" w:rsidRPr="00BB09F1">
        <w:rPr>
          <w:rFonts w:hint="eastAsia"/>
        </w:rPr>
        <w:t>(Lemma~\ref{lem:apriori}).</w:t>
      </w:r>
    </w:p>
    <w:p w14:paraId="4697E2E9" w14:textId="77777777" w:rsidR="00E40F48" w:rsidRPr="00BB09F1" w:rsidRDefault="00E40F48" w:rsidP="00E40F48"/>
    <w:p w14:paraId="2C5354A5" w14:textId="1614351A" w:rsidR="00E40F48" w:rsidRPr="00BB09F1" w:rsidRDefault="00BC3EFE" w:rsidP="00E40F48">
      <w:r w:rsidRPr="00BC3EFE">
        <w:rPr>
          <w:rFonts w:hint="eastAsia"/>
          <w:color w:val="0070C0"/>
        </w:rPr>
        <w:t>\item</w:t>
      </w:r>
      <w:r w:rsidR="00E40F48" w:rsidRPr="00BB09F1">
        <w:rPr>
          <w:rFonts w:hint="eastAsia"/>
        </w:rPr>
        <w:t xml:space="preserve"> \textbf{</w:t>
      </w:r>
      <w:r w:rsidR="00E40F48" w:rsidRPr="00BC3EFE">
        <w:rPr>
          <w:rFonts w:hint="eastAsia"/>
          <w:b/>
          <w:bCs/>
        </w:rPr>
        <w:t>Duplicate-aware $t$-axis stride</w:t>
      </w:r>
      <w:r w:rsidR="00E40F48" w:rsidRPr="00BB09F1">
        <w:rPr>
          <w:rFonts w:hint="eastAsia"/>
        </w:rPr>
        <w:t>}:</w:t>
      </w:r>
      <w:r>
        <w:rPr>
          <w:rFonts w:hint="eastAsia"/>
        </w:rPr>
        <w:t xml:space="preserve"> </w:t>
      </w:r>
      <w:r w:rsidR="00E40F48" w:rsidRPr="00BB09F1">
        <w:rPr>
          <w:rFonts w:hint="eastAsia"/>
        </w:rPr>
        <w:t>In two or more dimensions, duplicate timestamps arise.</w:t>
      </w:r>
      <w:r>
        <w:rPr>
          <w:rFonts w:hint="eastAsia"/>
        </w:rPr>
        <w:t xml:space="preserve"> </w:t>
      </w:r>
      <w:r w:rsidR="00E40F48" w:rsidRPr="00BB09F1">
        <w:rPr>
          <w:rFonts w:hint="eastAsia"/>
        </w:rPr>
        <w:t>Instead of maintaining dense-start positions one by one,</w:t>
      </w:r>
      <w:r>
        <w:rPr>
          <w:rFonts w:hint="eastAsia"/>
        </w:rPr>
        <w:t xml:space="preserve"> </w:t>
      </w:r>
      <w:r w:rsidR="00E40F48" w:rsidRPr="00BB09F1">
        <w:rPr>
          <w:rFonts w:hint="eastAsia"/>
        </w:rPr>
        <w:t>contiguous blocks of left endpoints guaranteed to be dense</w:t>
      </w:r>
      <w:r>
        <w:rPr>
          <w:rFonts w:hint="eastAsia"/>
        </w:rPr>
        <w:t xml:space="preserve"> </w:t>
      </w:r>
      <w:r w:rsidR="00E40F48" w:rsidRPr="00BB09F1">
        <w:rPr>
          <w:rFonts w:hint="eastAsia"/>
        </w:rPr>
        <w:t>by the current window alone are processed in bulk</w:t>
      </w:r>
      <w:del w:id="50" w:author="William Brooks" w:date="2026-05-01T11:29:00Z" w16du:dateUtc="2026-05-01T02:29:00Z">
        <w:r w:rsidR="00E40F48" w:rsidRPr="00BB09F1" w:rsidDel="00D75E36">
          <w:rPr>
            <w:rFonts w:hint="eastAsia"/>
          </w:rPr>
          <w:delText>,</w:delText>
        </w:r>
      </w:del>
      <w:r>
        <w:rPr>
          <w:rFonts w:hint="eastAsia"/>
        </w:rPr>
        <w:t xml:space="preserve"> </w:t>
      </w:r>
      <w:r w:rsidR="00E40F48" w:rsidRPr="00BB09F1">
        <w:rPr>
          <w:rFonts w:hint="eastAsia"/>
        </w:rPr>
        <w:t>and output as dense intervals (Lemma~\ref{lem:stride}).</w:t>
      </w:r>
    </w:p>
    <w:p w14:paraId="13E31B61" w14:textId="6E181651" w:rsidR="00E40F48" w:rsidRPr="00BB09F1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BB09F1">
        <w:rPr>
          <w:rFonts w:hint="eastAsia"/>
        </w:rPr>
        <w:t>{enumerate}</w:t>
      </w:r>
    </w:p>
    <w:p w14:paraId="0A9E1F20" w14:textId="77777777" w:rsidR="00E40F48" w:rsidRPr="00BB09F1" w:rsidRDefault="00E40F48" w:rsidP="00E40F48"/>
    <w:p w14:paraId="4197E5C1" w14:textId="77777777" w:rsidR="00BC3EFE" w:rsidRDefault="00BC3EFE" w:rsidP="00BC3EFE">
      <w:pPr>
        <w:pStyle w:val="1"/>
      </w:pPr>
      <w:r>
        <w:rPr>
          <w:rFonts w:hint="eastAsia"/>
        </w:rPr>
        <w:t>\section</w:t>
      </w:r>
      <w:r w:rsidR="00E40F48" w:rsidRPr="004F7746">
        <w:rPr>
          <w:rFonts w:hint="eastAsia"/>
        </w:rPr>
        <w:t>{Related Work}</w:t>
      </w:r>
    </w:p>
    <w:p w14:paraId="5C2702D2" w14:textId="0C3E0023" w:rsidR="00E40F48" w:rsidRPr="004F7746" w:rsidRDefault="00E40F48" w:rsidP="00BC3EFE">
      <w:pPr>
        <w:pStyle w:val="code"/>
      </w:pPr>
      <w:r w:rsidRPr="004F7746">
        <w:rPr>
          <w:rFonts w:hint="eastAsia"/>
        </w:rPr>
        <w:t>\label{sec:related}</w:t>
      </w:r>
    </w:p>
    <w:p w14:paraId="6E79F135" w14:textId="6791D73F" w:rsidR="00E40F48" w:rsidRPr="004F7746" w:rsidRDefault="00E40F48" w:rsidP="00E40F48">
      <w:r w:rsidRPr="004F7746">
        <w:rPr>
          <w:rFonts w:hint="eastAsia"/>
        </w:rPr>
        <w:lastRenderedPageBreak/>
        <w:t>This work addresses the problem of discovering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dense itemset regions from spatio-temporal transaction data.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This problem lies at the intersection of two research lineages: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(1)~the \emph{pattern mining lineage} aimed at enumerating itemsets, and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(2)~the \emph{dense block detection lineage} aimed at detecting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dense blocks in multi-dimensional spaces.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Below we organize both lineages and clarify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why this work is positioned at their intersection.</w:t>
      </w:r>
    </w:p>
    <w:p w14:paraId="572776BD" w14:textId="77777777" w:rsidR="00E40F48" w:rsidRPr="004F7746" w:rsidRDefault="00E40F48" w:rsidP="00E40F48"/>
    <w:p w14:paraId="30299D00" w14:textId="5C972B40" w:rsidR="00E40F48" w:rsidRPr="004F7746" w:rsidRDefault="00BC3EFE" w:rsidP="00BC3EFE">
      <w:pPr>
        <w:pStyle w:val="2"/>
      </w:pPr>
      <w:r>
        <w:rPr>
          <w:rFonts w:hint="eastAsia"/>
        </w:rPr>
        <w:t>\subsection</w:t>
      </w:r>
      <w:r w:rsidR="00E40F48" w:rsidRPr="004F7746">
        <w:rPr>
          <w:rFonts w:hint="eastAsia"/>
        </w:rPr>
        <w:t>{Pattern Mining Lineage}</w:t>
      </w:r>
    </w:p>
    <w:p w14:paraId="7D0505CB" w14:textId="10365EE4" w:rsidR="00E40F48" w:rsidRPr="004F7746" w:rsidRDefault="00E40F48" w:rsidP="00E40F48">
      <w:r w:rsidRPr="004F7746">
        <w:rPr>
          <w:rFonts w:hint="eastAsia"/>
        </w:rPr>
        <w:t>\paragraph{</w:t>
      </w:r>
      <w:r w:rsidRPr="00BC3EFE">
        <w:rPr>
          <w:rFonts w:hint="eastAsia"/>
          <w:b/>
          <w:bCs/>
        </w:rPr>
        <w:t>Frequent Itemset Mining (FIM).</w:t>
      </w:r>
      <w:r w:rsidRPr="004F7746">
        <w:rPr>
          <w:rFonts w:hint="eastAsia"/>
        </w:rPr>
        <w:t>}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The Apriori algorithm by Agrawal et al.~\cite{agrawal1994apriori}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exploits the monotonicity of itemsets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 xml:space="preserve">(subsets always have </w:t>
      </w:r>
      <w:ins w:id="51" w:author="William Brooks" w:date="2026-05-01T11:30:00Z" w16du:dateUtc="2026-05-01T02:30:00Z">
        <w:r w:rsidR="007826C9">
          <w:t xml:space="preserve">no less </w:t>
        </w:r>
      </w:ins>
      <w:r w:rsidRPr="004F7746">
        <w:rPr>
          <w:rFonts w:hint="eastAsia"/>
        </w:rPr>
        <w:t xml:space="preserve">support </w:t>
      </w:r>
      <w:del w:id="52" w:author="William Brooks" w:date="2026-05-01T11:30:00Z" w16du:dateUtc="2026-05-01T02:30:00Z">
        <w:r w:rsidRPr="004F7746" w:rsidDel="007826C9">
          <w:rPr>
            <w:rFonts w:hint="eastAsia"/>
          </w:rPr>
          <w:delText xml:space="preserve">no less </w:delText>
        </w:r>
      </w:del>
      <w:r w:rsidRPr="004F7746">
        <w:rPr>
          <w:rFonts w:hint="eastAsia"/>
        </w:rPr>
        <w:t>than their supersets)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to drastically prune the candidate space.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FP-Growth by Han et al.~\cite{han2000mining}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further accelerates mining using prefix trees.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These methods use global support over the entire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static transaction database as their criterion</w:t>
      </w:r>
      <w:del w:id="53" w:author="William Brooks" w:date="2026-05-01T11:31:00Z" w16du:dateUtc="2026-05-01T02:31:00Z">
        <w:r w:rsidRPr="004F7746" w:rsidDel="007A5F37">
          <w:rPr>
            <w:rFonts w:hint="eastAsia"/>
          </w:rPr>
          <w:delText>,</w:delText>
        </w:r>
      </w:del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and thus suffer from the fundamental problem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of missing locally dense patterns~\cite{aprioriwindow}.</w:t>
      </w:r>
    </w:p>
    <w:p w14:paraId="44BC3FB9" w14:textId="77777777" w:rsidR="00E40F48" w:rsidRPr="004F7746" w:rsidRDefault="00E40F48" w:rsidP="00E40F48"/>
    <w:p w14:paraId="0D722923" w14:textId="13CD6220" w:rsidR="00E40F48" w:rsidRPr="004F7746" w:rsidRDefault="00E40F48" w:rsidP="00E40F48">
      <w:r w:rsidRPr="004F7746">
        <w:rPr>
          <w:rFonts w:hint="eastAsia"/>
        </w:rPr>
        <w:t>\paragraph{</w:t>
      </w:r>
      <w:r w:rsidRPr="00BC3EFE">
        <w:rPr>
          <w:rFonts w:hint="eastAsia"/>
          <w:b/>
          <w:bCs/>
        </w:rPr>
        <w:t>Local dense interval detection methods.</w:t>
      </w:r>
      <w:r w:rsidRPr="004F7746">
        <w:rPr>
          <w:rFonts w:hint="eastAsia"/>
        </w:rPr>
        <w:t>}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Several methods based on \emph{intervals} between consecutive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occurrence timestamps have been proposed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for detecting locally dense intervals.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LPFIM~\cite{mahanta2005lpfim} splits intervals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when the gap between two consecutive occurrences exceeds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a threshold minthd1</w:t>
      </w:r>
      <w:del w:id="54" w:author="William Brooks" w:date="2026-05-01T11:31:00Z" w16du:dateUtc="2026-05-01T02:31:00Z">
        <w:r w:rsidRPr="004F7746" w:rsidDel="007A5F37">
          <w:rPr>
            <w:rFonts w:hint="eastAsia"/>
          </w:rPr>
          <w:delText>,</w:delText>
        </w:r>
      </w:del>
      <w:r w:rsidRPr="004F7746">
        <w:rPr>
          <w:rFonts w:hint="eastAsia"/>
        </w:rPr>
        <w:t xml:space="preserve"> and outputs intervals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whose local support rate exceeds a threshold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and whose length exceeds minthd2.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LPPM~\cite{fournierviger2021lppm} introduces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spillover accumulation for noise-robust interval detection.</w:t>
      </w:r>
    </w:p>
    <w:p w14:paraId="6FA0E0EE" w14:textId="77777777" w:rsidR="00E40F48" w:rsidRPr="004F7746" w:rsidRDefault="00E40F48" w:rsidP="00E40F48"/>
    <w:p w14:paraId="38D39380" w14:textId="67EB3F7C" w:rsidR="00E40F48" w:rsidRPr="004F7746" w:rsidRDefault="00E40F48" w:rsidP="00E40F48">
      <w:r w:rsidRPr="004F7746">
        <w:rPr>
          <w:rFonts w:hint="eastAsia"/>
        </w:rPr>
        <w:t>These methods estimate density by evaluating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``the time difference between two consecutive occurrences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(inter-occurrence interval).''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However, as pointed out in~\cite{aprioriwindow},</w:t>
      </w:r>
      <w:r w:rsidR="00BC3EFE">
        <w:rPr>
          <w:rFonts w:hint="eastAsia"/>
        </w:rPr>
        <w:t xml:space="preserve"> </w:t>
      </w:r>
      <w:ins w:id="55" w:author="William Brooks" w:date="2026-05-01T11:32:00Z" w16du:dateUtc="2026-05-01T02:32:00Z">
        <w:r w:rsidR="002479F2">
          <w:t xml:space="preserve">they have a structural limitation: </w:t>
        </w:r>
      </w:ins>
      <w:r w:rsidRPr="004F7746">
        <w:rPr>
          <w:rFonts w:hint="eastAsia"/>
        </w:rPr>
        <w:t>since the gap parameter governs both pattern identification accuracy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and interval detection accuracy,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parameter settings that simultaneously keep both high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generally do not exist</w:t>
      </w:r>
      <w:del w:id="56" w:author="William Brooks" w:date="2026-05-01T11:32:00Z" w16du:dateUtc="2026-05-01T02:32:00Z">
        <w:r w:rsidRPr="004F7746" w:rsidDel="002479F2">
          <w:rPr>
            <w:rFonts w:hint="eastAsia"/>
          </w:rPr>
          <w:delText>---a structural limitation</w:delText>
        </w:r>
      </w:del>
      <w:r w:rsidRPr="004F7746">
        <w:rPr>
          <w:rFonts w:hint="eastAsia"/>
        </w:rPr>
        <w:t>.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Moreover, these methods are \emph{inherently non-extensible to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multiple dimensions}.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Occurrence points on a $d$-dimensional grid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have no linear ordering,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making ``the interval between two consecutive occurrences''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ill-defined.</w:t>
      </w:r>
    </w:p>
    <w:p w14:paraId="27CE54E5" w14:textId="77777777" w:rsidR="00E40F48" w:rsidRPr="004F7746" w:rsidRDefault="00E40F48" w:rsidP="00E40F48"/>
    <w:p w14:paraId="0CCCDFC1" w14:textId="28539DEA" w:rsidR="00E40F48" w:rsidRPr="004F7746" w:rsidRDefault="00E40F48" w:rsidP="00E40F48">
      <w:r w:rsidRPr="004F7746">
        <w:rPr>
          <w:rFonts w:hint="eastAsia"/>
        </w:rPr>
        <w:t>Apriori-Window~\cite{aprioriwindow} is an exact method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that resolves this structural limitation.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By \emph{directly} computing the number of occurrences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within a sliding window $[l, l+W]$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rather than via inter-occurrence intervals,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it evaluates local frequency without requiring a gap parameter.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Combined with anti-monotonicity-based Apriori pruning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and $t$-axis stride, it exhaustively and exactly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enumerates dense intervals.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lastRenderedPageBreak/>
        <w:t>Comparative experiments demonstrated</w:t>
      </w:r>
      <w:ins w:id="57" w:author="William Brooks" w:date="2026-05-01T11:34:00Z" w16du:dateUtc="2026-05-01T02:34:00Z">
        <w:r w:rsidR="00943C77">
          <w:t xml:space="preserve"> that </w:t>
        </w:r>
      </w:ins>
      <w:ins w:id="58" w:author="William Brooks" w:date="2026-05-01T11:35:00Z" w16du:dateUtc="2026-05-01T02:35:00Z">
        <w:r w:rsidR="00943C77" w:rsidRPr="004F7746">
          <w:rPr>
            <w:rFonts w:hint="eastAsia"/>
          </w:rPr>
          <w:t>Apriori-Window</w:t>
        </w:r>
        <w:r w:rsidR="00943C77">
          <w:t xml:space="preserve"> </w:t>
        </w:r>
      </w:ins>
      <w:del w:id="59" w:author="William Brooks" w:date="2026-05-01T11:34:00Z" w16du:dateUtc="2026-05-01T02:34:00Z">
        <w:r w:rsidRPr="004F7746" w:rsidDel="00943C77">
          <w:rPr>
            <w:rFonts w:hint="eastAsia"/>
          </w:rPr>
          <w:delText xml:space="preserve"> performance</w:delText>
        </w:r>
        <w:r w:rsidR="00BC3EFE" w:rsidDel="00943C77">
          <w:rPr>
            <w:rFonts w:hint="eastAsia"/>
          </w:rPr>
          <w:delText xml:space="preserve"> </w:delText>
        </w:r>
      </w:del>
      <w:r w:rsidRPr="004F7746">
        <w:rPr>
          <w:rFonts w:hint="eastAsia"/>
        </w:rPr>
        <w:t xml:space="preserve">significantly </w:t>
      </w:r>
      <w:del w:id="60" w:author="William Brooks" w:date="2026-05-01T11:35:00Z" w16du:dateUtc="2026-05-01T02:35:00Z">
        <w:r w:rsidRPr="004F7746" w:rsidDel="00943C77">
          <w:rPr>
            <w:rFonts w:hint="eastAsia"/>
          </w:rPr>
          <w:delText xml:space="preserve">exceeding </w:delText>
        </w:r>
      </w:del>
      <w:ins w:id="61" w:author="William Brooks" w:date="2026-05-01T11:35:00Z" w16du:dateUtc="2026-05-01T02:35:00Z">
        <w:r w:rsidR="00943C77">
          <w:t>outperforms</w:t>
        </w:r>
        <w:r w:rsidR="00943C77" w:rsidRPr="004F7746">
          <w:rPr>
            <w:rFonts w:hint="eastAsia"/>
          </w:rPr>
          <w:t xml:space="preserve"> </w:t>
        </w:r>
      </w:ins>
      <w:r w:rsidRPr="004F7746">
        <w:rPr>
          <w:rFonts w:hint="eastAsia"/>
        </w:rPr>
        <w:t>LPFIM and LPPM~\cite{aprioriwindow}.</w:t>
      </w:r>
    </w:p>
    <w:p w14:paraId="2AB0A6DD" w14:textId="77777777" w:rsidR="00E40F48" w:rsidRPr="004F7746" w:rsidRDefault="00E40F48" w:rsidP="00E40F48"/>
    <w:p w14:paraId="3E82211F" w14:textId="7EBFAB29" w:rsidR="00E40F48" w:rsidRPr="004F7746" w:rsidRDefault="00E40F48" w:rsidP="00E40F48">
      <w:r w:rsidRPr="004F7746">
        <w:rPr>
          <w:rFonts w:hint="eastAsia"/>
        </w:rPr>
        <w:t>\emph{Why multi-dimensionalization is possible}: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The definition ``number of occurrences within a rectangular window''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naturally extends to $d$ dimensions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(simply replacing the window with a $d$-dimensional hyperrectangle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$\prod_k [s_k, s_k+W_k]$).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In contrast to interval-based methods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that depend on linear ordering,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the design of Apriori-Window does not require linear ordering.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This work builds on this observation to extend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Apriori-Window from one dimension to arbitrary $d$ dimensions.</w:t>
      </w:r>
    </w:p>
    <w:p w14:paraId="213D7369" w14:textId="77777777" w:rsidR="00E40F48" w:rsidRPr="004F7746" w:rsidRDefault="00E40F48" w:rsidP="00E40F48"/>
    <w:p w14:paraId="0EB19883" w14:textId="5C9146DA" w:rsidR="00E40F48" w:rsidRPr="004F7746" w:rsidRDefault="00E40F48" w:rsidP="00E40F48">
      <w:r w:rsidRPr="004F7746">
        <w:rPr>
          <w:rFonts w:hint="eastAsia"/>
        </w:rPr>
        <w:t>\paragraph{</w:t>
      </w:r>
      <w:r w:rsidRPr="00BC3EFE">
        <w:rPr>
          <w:rFonts w:hint="eastAsia"/>
          <w:b/>
          <w:bCs/>
        </w:rPr>
        <w:t>Colocation mining</w:t>
      </w:r>
      <w:r w:rsidRPr="004F7746">
        <w:rPr>
          <w:rFonts w:hint="eastAsia"/>
        </w:rPr>
        <w:t>.}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Colocation mining~\cite{shekhar2001colocation}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evaluates patterns where multiple feature types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co-exist in geographic proximity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using the Participation Index (PI).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Qian et al.~\cite{qian2009stcolocation} extended this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to weighted sliding windows (STCP-Miner).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These methods deal with spatial proximity-based co-occurrence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rather than transaction-based co-occurrence</w:t>
      </w:r>
      <w:del w:id="62" w:author="William Brooks" w:date="2026-05-01T11:36:00Z" w16du:dateUtc="2026-05-01T02:36:00Z">
        <w:r w:rsidRPr="004F7746" w:rsidDel="002106BA">
          <w:rPr>
            <w:rFonts w:hint="eastAsia"/>
          </w:rPr>
          <w:delText>,</w:delText>
        </w:r>
      </w:del>
      <w:r w:rsidR="00BC3EFE">
        <w:rPr>
          <w:rFonts w:hint="eastAsia"/>
        </w:rPr>
        <w:t xml:space="preserve"> </w:t>
      </w:r>
      <w:r w:rsidRPr="004F7746">
        <w:rPr>
          <w:rFonts w:hint="eastAsia"/>
        </w:rPr>
        <w:t xml:space="preserve">and do not </w:t>
      </w:r>
      <w:del w:id="63" w:author="William Brooks" w:date="2026-05-01T11:36:00Z" w16du:dateUtc="2026-05-01T02:36:00Z">
        <w:r w:rsidRPr="004F7746" w:rsidDel="00516B10">
          <w:rPr>
            <w:rFonts w:hint="eastAsia"/>
          </w:rPr>
          <w:delText xml:space="preserve">target </w:delText>
        </w:r>
      </w:del>
      <w:ins w:id="64" w:author="William Brooks" w:date="2026-05-01T11:36:00Z" w16du:dateUtc="2026-05-01T02:36:00Z">
        <w:r w:rsidR="00516B10">
          <w:t>extract</w:t>
        </w:r>
        <w:r w:rsidR="00516B10" w:rsidRPr="004F7746">
          <w:rPr>
            <w:rFonts w:hint="eastAsia"/>
          </w:rPr>
          <w:t xml:space="preserve"> </w:t>
        </w:r>
      </w:ins>
      <w:r w:rsidRPr="004F7746">
        <w:rPr>
          <w:rFonts w:hint="eastAsia"/>
        </w:rPr>
        <w:t>dense region</w:t>
      </w:r>
      <w:ins w:id="65" w:author="William Brooks" w:date="2026-05-01T11:36:00Z" w16du:dateUtc="2026-05-01T02:36:00Z">
        <w:r w:rsidR="00516B10">
          <w:t>s</w:t>
        </w:r>
      </w:ins>
      <w:del w:id="66" w:author="William Brooks" w:date="2026-05-01T11:36:00Z" w16du:dateUtc="2026-05-01T02:36:00Z">
        <w:r w:rsidRPr="004F7746" w:rsidDel="00516B10">
          <w:rPr>
            <w:rFonts w:hint="eastAsia"/>
          </w:rPr>
          <w:delText xml:space="preserve"> extraction</w:delText>
        </w:r>
      </w:del>
      <w:r w:rsidRPr="004F7746">
        <w:rPr>
          <w:rFonts w:hint="eastAsia"/>
        </w:rPr>
        <w:t>.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 xml:space="preserve">However, </w:t>
      </w:r>
      <w:ins w:id="67" w:author="William Brooks" w:date="2026-05-01T11:37:00Z" w16du:dateUtc="2026-05-01T02:37:00Z">
        <w:r w:rsidR="00516B10">
          <w:t xml:space="preserve">they can be </w:t>
        </w:r>
      </w:ins>
      <w:r w:rsidRPr="004F7746">
        <w:rPr>
          <w:rFonts w:hint="eastAsia"/>
        </w:rPr>
        <w:t>compar</w:t>
      </w:r>
      <w:ins w:id="68" w:author="William Brooks" w:date="2026-05-01T11:37:00Z" w16du:dateUtc="2026-05-01T02:37:00Z">
        <w:r w:rsidR="00516B10">
          <w:t>ed</w:t>
        </w:r>
      </w:ins>
      <w:del w:id="69" w:author="William Brooks" w:date="2026-05-01T11:37:00Z" w16du:dateUtc="2026-05-01T02:37:00Z">
        <w:r w:rsidRPr="004F7746" w:rsidDel="00516B10">
          <w:rPr>
            <w:rFonts w:hint="eastAsia"/>
          </w:rPr>
          <w:delText>ison</w:delText>
        </w:r>
      </w:del>
      <w:r w:rsidRPr="004F7746">
        <w:rPr>
          <w:rFonts w:hint="eastAsia"/>
        </w:rPr>
        <w:t xml:space="preserve"> in terms of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pattern identification accuracy (F1)</w:t>
      </w:r>
      <w:del w:id="70" w:author="William Brooks" w:date="2026-05-01T11:37:00Z" w16du:dateUtc="2026-05-01T02:37:00Z">
        <w:r w:rsidR="00BC3EFE" w:rsidDel="00516B10">
          <w:rPr>
            <w:rFonts w:hint="eastAsia"/>
          </w:rPr>
          <w:delText xml:space="preserve"> </w:delText>
        </w:r>
        <w:r w:rsidRPr="004F7746" w:rsidDel="00516B10">
          <w:rPr>
            <w:rFonts w:hint="eastAsia"/>
          </w:rPr>
          <w:delText>is possible</w:delText>
        </w:r>
      </w:del>
      <w:r w:rsidRPr="004F7746">
        <w:rPr>
          <w:rFonts w:hint="eastAsia"/>
        </w:rPr>
        <w:t xml:space="preserve"> (\S\ref{sec:ex1_1}).</w:t>
      </w:r>
    </w:p>
    <w:p w14:paraId="4E34A425" w14:textId="77777777" w:rsidR="00E40F48" w:rsidRPr="004F7746" w:rsidRDefault="00E40F48" w:rsidP="00E40F48"/>
    <w:p w14:paraId="4AA3428C" w14:textId="2B6F9CE1" w:rsidR="00E40F48" w:rsidRPr="004F7746" w:rsidRDefault="00BC3EFE" w:rsidP="00BC3EFE">
      <w:pPr>
        <w:pStyle w:val="2"/>
      </w:pPr>
      <w:r>
        <w:rPr>
          <w:rFonts w:hint="eastAsia"/>
        </w:rPr>
        <w:t>\subsection</w:t>
      </w:r>
      <w:r w:rsidR="00E40F48" w:rsidRPr="004F7746">
        <w:rPr>
          <w:rFonts w:hint="eastAsia"/>
        </w:rPr>
        <w:t>{Region Extraction Lineage}</w:t>
      </w:r>
    </w:p>
    <w:p w14:paraId="050402CD" w14:textId="19FF2B0A" w:rsidR="00E40F48" w:rsidRPr="004F7746" w:rsidRDefault="00E40F48" w:rsidP="00E40F48">
      <w:r w:rsidRPr="004F7746">
        <w:rPr>
          <w:rFonts w:hint="eastAsia"/>
        </w:rPr>
        <w:t>\paragraph{</w:t>
      </w:r>
      <w:r w:rsidRPr="00BC3EFE">
        <w:rPr>
          <w:rFonts w:hint="eastAsia"/>
          <w:b/>
          <w:bCs/>
        </w:rPr>
        <w:t>Dense block detection methods</w:t>
      </w:r>
      <w:r w:rsidRPr="004F7746">
        <w:rPr>
          <w:rFonts w:hint="eastAsia"/>
        </w:rPr>
        <w:t>.}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Dense block detection methods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including M-Zoom~\cite{shin2018mzoom}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and others (tensor:~\cite{jiang2015crossspot,shin2018mbiz,shin2017dcube,shin2017densealert,shin2023catchcore};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graph: SpecGreedy~\cite{feng2020specgreedy})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detect dense blocks in multi-dimensional data.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They select value sets $B_k \subseteq D_k$ along each dimension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and perform greedy search to maximize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the mass-to-volume ratio of the Cartesian-product block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$\prod_k B_k$.</w:t>
      </w:r>
    </w:p>
    <w:p w14:paraId="05EC1B50" w14:textId="77777777" w:rsidR="00E40F48" w:rsidRPr="004F7746" w:rsidRDefault="00E40F48" w:rsidP="00E40F48"/>
    <w:p w14:paraId="4DE07F50" w14:textId="77777777" w:rsidR="00E40F48" w:rsidRPr="004F7746" w:rsidRDefault="00E40F48" w:rsidP="00E40F48">
      <w:r w:rsidRPr="004F7746">
        <w:rPr>
          <w:rFonts w:hint="eastAsia"/>
        </w:rPr>
        <w:t>These methods have two structural limitations.</w:t>
      </w:r>
    </w:p>
    <w:p w14:paraId="38810332" w14:textId="77777777" w:rsidR="00E40F48" w:rsidRPr="004F7746" w:rsidRDefault="00E40F48" w:rsidP="00E40F48"/>
    <w:p w14:paraId="028732F6" w14:textId="7E2F79EF" w:rsidR="00E40F48" w:rsidRPr="004F7746" w:rsidRDefault="00E40F48" w:rsidP="00E40F48">
      <w:r w:rsidRPr="004F7746">
        <w:rPr>
          <w:rFonts w:hint="eastAsia"/>
        </w:rPr>
        <w:t>\emph{First, output is restricted to Cartesian-product blocks.}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For irregularly-shaped dense regions,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they inevitably include excessive areas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or miss dense cells,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 xml:space="preserve">resulting in low Jaccard even when </w:t>
      </w:r>
      <w:ins w:id="71" w:author="William Brooks" w:date="2026-05-01T11:51:00Z" w16du:dateUtc="2026-05-01T02:51:00Z">
        <w:r w:rsidR="00963FA3" w:rsidRPr="008E62D6">
          <w:rPr>
            <w:rFonts w:hint="eastAsia"/>
          </w:rPr>
          <w:t xml:space="preserve">ground truth </w:t>
        </w:r>
        <w:r w:rsidR="00963FA3">
          <w:t>(</w:t>
        </w:r>
      </w:ins>
      <w:r w:rsidRPr="004F7746">
        <w:rPr>
          <w:rFonts w:hint="eastAsia"/>
        </w:rPr>
        <w:t>GT</w:t>
      </w:r>
      <w:ins w:id="72" w:author="William Brooks" w:date="2026-05-01T11:51:00Z" w16du:dateUtc="2026-05-01T02:51:00Z">
        <w:r w:rsidR="00963FA3">
          <w:t>)</w:t>
        </w:r>
      </w:ins>
      <w:r w:rsidRPr="004F7746">
        <w:rPr>
          <w:rFonts w:hint="eastAsia"/>
        </w:rPr>
        <w:t xml:space="preserve"> patterns are provided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(demonstrated in \S\ref{sec:ex1_1}).</w:t>
      </w:r>
    </w:p>
    <w:p w14:paraId="17BAB8E6" w14:textId="77777777" w:rsidR="00E40F48" w:rsidRPr="004F7746" w:rsidRDefault="00E40F48" w:rsidP="00E40F48"/>
    <w:p w14:paraId="0CC357ED" w14:textId="43620826" w:rsidR="00E40F48" w:rsidRPr="004F7746" w:rsidRDefault="00E40F48" w:rsidP="00E40F48">
      <w:r w:rsidRPr="004F7746">
        <w:rPr>
          <w:rFonts w:hint="eastAsia"/>
        </w:rPr>
        <w:t>\emph{Second, pattern enumeration is inaccurate.}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While adding items as an additional dimension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allows enumeration to be attempted,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 xml:space="preserve">the Cartesian-product constraint causes </w:t>
      </w:r>
      <w:r w:rsidRPr="004F7746">
        <w:rPr>
          <w:rFonts w:hint="eastAsia"/>
        </w:rPr>
        <w:lastRenderedPageBreak/>
        <w:t>all subsets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of the itemset $C_B$ within a block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to be assumed dense in the same region,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generating false positives (demonstrated in \S\ref{sec:ex1_1}).</w:t>
      </w:r>
    </w:p>
    <w:p w14:paraId="3D10C529" w14:textId="77777777" w:rsidR="00E40F48" w:rsidRPr="004F7746" w:rsidRDefault="00E40F48" w:rsidP="00E40F48"/>
    <w:p w14:paraId="3E776382" w14:textId="29DD81A5" w:rsidR="00E40F48" w:rsidRPr="004F7746" w:rsidRDefault="00E40F48" w:rsidP="00E40F48">
      <w:r w:rsidRPr="004F7746">
        <w:rPr>
          <w:rFonts w:hint="eastAsia"/>
        </w:rPr>
        <w:t>\paragraph{</w:t>
      </w:r>
      <w:r w:rsidRPr="00B317EE">
        <w:rPr>
          <w:rFonts w:hint="eastAsia"/>
          <w:b/>
          <w:bCs/>
        </w:rPr>
        <w:t>Spatial statistics.</w:t>
      </w:r>
      <w:r w:rsidRPr="004F7746">
        <w:rPr>
          <w:rFonts w:hint="eastAsia"/>
        </w:rPr>
        <w:t>}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LISA~\cite{anselin1995lisa} identifies spatial hotspots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using local Moran's $I$, and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Getis-Ord $G_i^*$~\cite{ord1995getis} evaluates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local concentration via $z$-scores.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Both target \emph{spatial dimensions only};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running them per time slice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loses temporal continuity.</w:t>
      </w:r>
    </w:p>
    <w:p w14:paraId="0531421B" w14:textId="77777777" w:rsidR="00E40F48" w:rsidRPr="004F7746" w:rsidRDefault="00E40F48" w:rsidP="00E40F48"/>
    <w:p w14:paraId="47F8AC56" w14:textId="5D1D8476" w:rsidR="00E40F48" w:rsidRPr="004F7746" w:rsidRDefault="00E40F48" w:rsidP="00E40F48">
      <w:r w:rsidRPr="004F7746">
        <w:rPr>
          <w:rFonts w:hint="eastAsia"/>
        </w:rPr>
        <w:t>\paragraph{</w:t>
      </w:r>
      <w:r w:rsidRPr="00B317EE">
        <w:rPr>
          <w:rFonts w:hint="eastAsia"/>
          <w:b/>
          <w:bCs/>
        </w:rPr>
        <w:t>Spatial and spatio-temporal scan statistics.</w:t>
      </w:r>
      <w:r w:rsidRPr="004F7746">
        <w:rPr>
          <w:rFonts w:hint="eastAsia"/>
        </w:rPr>
        <w:t>}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Kulldorff's~\cite{kulldorff1997spatial,kulldorff2001prospective}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spatial/spatio-temporal scan statistics detect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significant clusters using circular/cylindrical scanning windows.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FlexScan~\cite{tango2005flexscan} extends this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to irregularly-shaped windows.</w:t>
      </w:r>
    </w:p>
    <w:p w14:paraId="29F83F9A" w14:textId="77777777" w:rsidR="00E40F48" w:rsidRPr="004F7746" w:rsidRDefault="00E40F48" w:rsidP="00E40F48"/>
    <w:p w14:paraId="4EBE1B70" w14:textId="1CC43930" w:rsidR="00E40F48" w:rsidRPr="004F7746" w:rsidRDefault="00E40F48" w:rsidP="00E40F48">
      <w:r w:rsidRPr="004F7746">
        <w:rPr>
          <w:rFonts w:hint="eastAsia"/>
        </w:rPr>
        <w:t xml:space="preserve">All </w:t>
      </w:r>
      <w:del w:id="73" w:author="William Brooks" w:date="2026-05-01T11:40:00Z" w16du:dateUtc="2026-05-01T02:40:00Z">
        <w:r w:rsidRPr="004F7746" w:rsidDel="00883623">
          <w:rPr>
            <w:rFonts w:hint="eastAsia"/>
          </w:rPr>
          <w:delText xml:space="preserve">of the </w:delText>
        </w:r>
      </w:del>
      <w:r w:rsidRPr="004F7746">
        <w:rPr>
          <w:rFonts w:hint="eastAsia"/>
        </w:rPr>
        <w:t>above statistical methods are designed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to detect per-variable anomalous concentrations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 xml:space="preserve">and </w:t>
      </w:r>
      <w:del w:id="74" w:author="William Brooks" w:date="2026-05-01T11:40:00Z" w16du:dateUtc="2026-05-01T02:40:00Z">
        <w:r w:rsidRPr="004F7746" w:rsidDel="00B3145E">
          <w:rPr>
            <w:rFonts w:hint="eastAsia"/>
          </w:rPr>
          <w:delText>lack the ability to</w:delText>
        </w:r>
      </w:del>
      <w:ins w:id="75" w:author="William Brooks" w:date="2026-05-01T11:40:00Z" w16du:dateUtc="2026-05-01T02:40:00Z">
        <w:r w:rsidR="00B3145E">
          <w:t>cannot</w:t>
        </w:r>
      </w:ins>
      <w:r w:rsidRPr="004F7746">
        <w:rPr>
          <w:rFonts w:hint="eastAsia"/>
        </w:rPr>
        <w:t xml:space="preserve"> enumerate co-occurrence patterns (itemsets)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within transactions.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Enumerating all patterns would require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$O(2^{|\mathcal{I}|})$ independent runs,</w:t>
      </w:r>
      <w:r w:rsidR="00B317EE">
        <w:rPr>
          <w:rFonts w:hint="eastAsia"/>
        </w:rPr>
        <w:t xml:space="preserve"> </w:t>
      </w:r>
      <w:r w:rsidRPr="004F7746">
        <w:rPr>
          <w:rFonts w:hint="eastAsia"/>
        </w:rPr>
        <w:t>and integration with Apriori pruning is not part of their design.</w:t>
      </w:r>
    </w:p>
    <w:p w14:paraId="6E2F7B0A" w14:textId="77777777" w:rsidR="00E40F48" w:rsidRPr="004F7746" w:rsidRDefault="00E40F48" w:rsidP="00E40F48"/>
    <w:p w14:paraId="75148C55" w14:textId="7185E9B3" w:rsidR="00E40F48" w:rsidRPr="004F7746" w:rsidRDefault="00E40F48" w:rsidP="00E40F48">
      <w:r w:rsidRPr="004F7746">
        <w:rPr>
          <w:rFonts w:hint="eastAsia"/>
        </w:rPr>
        <w:t>\paragraph{Spatio-temporal density-based clustering (ST-DBSCAN, etc.).}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ST-DBSCAN~\cite{birant2007stdbscan} extends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DBSCAN~\cite{ester1996dbscan} to spatio-temporal data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with independent thresholds $\varepsilon_1, \varepsilon_2$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for spatial and temporal distances.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While it outputs arbitrarily-shaped clusters,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first, it defines density by point-neighborhood counts;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when occurrences are spatially uniform,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the entire dataset becomes a single cluster,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failing to identify localized concentrations.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Second, point-neighborhood density lacks anti-monotonicity,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making independent processing of all patterns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$O(2^{|\mathcal{I}|})$ unavoidable.</w:t>
      </w:r>
    </w:p>
    <w:p w14:paraId="30588321" w14:textId="77777777" w:rsidR="00E40F48" w:rsidRPr="004F7746" w:rsidRDefault="00E40F48" w:rsidP="00E40F48"/>
    <w:p w14:paraId="53E2DD22" w14:textId="4563EC64" w:rsidR="00E40F48" w:rsidRPr="004F7746" w:rsidRDefault="00E40F48" w:rsidP="00E40F48">
      <w:r w:rsidRPr="004F7746">
        <w:rPr>
          <w:rFonts w:hint="eastAsia"/>
        </w:rPr>
        <w:t>All</w:t>
      </w:r>
      <w:ins w:id="76" w:author="William Brooks" w:date="2026-05-01T11:41:00Z" w16du:dateUtc="2026-05-01T02:41:00Z">
        <w:r w:rsidR="00540907">
          <w:t xml:space="preserve"> above</w:t>
        </w:r>
      </w:ins>
      <w:r w:rsidRPr="004F7746">
        <w:rPr>
          <w:rFonts w:hint="eastAsia"/>
        </w:rPr>
        <w:t xml:space="preserve"> region extraction methods </w:t>
      </w:r>
      <w:del w:id="77" w:author="William Brooks" w:date="2026-05-01T11:41:00Z" w16du:dateUtc="2026-05-01T02:41:00Z">
        <w:r w:rsidRPr="004F7746" w:rsidDel="00540907">
          <w:rPr>
            <w:rFonts w:hint="eastAsia"/>
          </w:rPr>
          <w:delText xml:space="preserve">above </w:delText>
        </w:r>
      </w:del>
      <w:r w:rsidRPr="004F7746">
        <w:rPr>
          <w:rFonts w:hint="eastAsia"/>
        </w:rPr>
        <w:t>lack the concept of itemsets,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 xml:space="preserve">but </w:t>
      </w:r>
      <w:ins w:id="78" w:author="William Brooks" w:date="2026-05-01T11:41:00Z" w16du:dateUtc="2026-05-01T02:41:00Z">
        <w:r w:rsidR="00540907">
          <w:t xml:space="preserve">they </w:t>
        </w:r>
      </w:ins>
      <w:r w:rsidRPr="004F7746">
        <w:rPr>
          <w:rFonts w:hint="eastAsia"/>
        </w:rPr>
        <w:t>can be evaluated as region extractors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when GT patterns and their occurrence densities are provided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(\S\ref{sec:ex1_1}).</w:t>
      </w:r>
    </w:p>
    <w:p w14:paraId="414A3499" w14:textId="77777777" w:rsidR="00E40F48" w:rsidRPr="004F7746" w:rsidRDefault="00E40F48" w:rsidP="00E40F48"/>
    <w:p w14:paraId="1D2ACCF8" w14:textId="47FF9858" w:rsidR="00E40F48" w:rsidRPr="004F7746" w:rsidRDefault="00BC3EFE" w:rsidP="00BC3EFE">
      <w:pPr>
        <w:pStyle w:val="2"/>
      </w:pPr>
      <w:r>
        <w:rPr>
          <w:rFonts w:hint="eastAsia"/>
        </w:rPr>
        <w:t>\subsection</w:t>
      </w:r>
      <w:r w:rsidR="00E40F48" w:rsidRPr="004F7746">
        <w:rPr>
          <w:rFonts w:hint="eastAsia"/>
        </w:rPr>
        <w:t>{Positioning of This Work}</w:t>
      </w:r>
    </w:p>
    <w:p w14:paraId="135388EB" w14:textId="26A53AD3" w:rsidR="00E40F48" w:rsidRPr="004F7746" w:rsidRDefault="00E40F48" w:rsidP="00E40F48">
      <w:r w:rsidRPr="004F7746">
        <w:rPr>
          <w:rFonts w:hint="eastAsia"/>
        </w:rPr>
        <w:t>The above analysis shows that no existing method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 xml:space="preserve">simultaneously </w:t>
      </w:r>
      <w:del w:id="79" w:author="William Brooks" w:date="2026-05-01T11:41:00Z" w16du:dateUtc="2026-05-01T02:41:00Z">
        <w:r w:rsidRPr="004F7746" w:rsidDel="00107F35">
          <w:rPr>
            <w:rFonts w:hint="eastAsia"/>
          </w:rPr>
          <w:delText xml:space="preserve">achieves </w:delText>
        </w:r>
      </w:del>
      <w:ins w:id="80" w:author="William Brooks" w:date="2026-05-01T11:41:00Z" w16du:dateUtc="2026-05-01T02:41:00Z">
        <w:r w:rsidR="00107F35">
          <w:t>enumerates</w:t>
        </w:r>
        <w:r w:rsidR="00107F35" w:rsidRPr="004F7746">
          <w:rPr>
            <w:rFonts w:hint="eastAsia"/>
          </w:rPr>
          <w:t xml:space="preserve"> </w:t>
        </w:r>
      </w:ins>
      <w:r w:rsidRPr="004F7746">
        <w:rPr>
          <w:rFonts w:hint="eastAsia"/>
        </w:rPr>
        <w:t>pattern</w:t>
      </w:r>
      <w:ins w:id="81" w:author="William Brooks" w:date="2026-05-01T11:41:00Z" w16du:dateUtc="2026-05-01T02:41:00Z">
        <w:r w:rsidR="00107F35">
          <w:t>s</w:t>
        </w:r>
      </w:ins>
      <w:r w:rsidRPr="004F7746">
        <w:rPr>
          <w:rFonts w:hint="eastAsia"/>
        </w:rPr>
        <w:t xml:space="preserve"> </w:t>
      </w:r>
      <w:del w:id="82" w:author="William Brooks" w:date="2026-05-01T11:41:00Z" w16du:dateUtc="2026-05-01T02:41:00Z">
        <w:r w:rsidRPr="004F7746" w:rsidDel="00107F35">
          <w:rPr>
            <w:rFonts w:hint="eastAsia"/>
          </w:rPr>
          <w:delText>enumeration</w:delText>
        </w:r>
        <w:r w:rsidR="00BC3EFE" w:rsidDel="00107F35">
          <w:rPr>
            <w:rFonts w:hint="eastAsia"/>
          </w:rPr>
          <w:delText xml:space="preserve"> </w:delText>
        </w:r>
      </w:del>
      <w:r w:rsidRPr="004F7746">
        <w:rPr>
          <w:rFonts w:hint="eastAsia"/>
        </w:rPr>
        <w:t xml:space="preserve">and </w:t>
      </w:r>
      <w:ins w:id="83" w:author="William Brooks" w:date="2026-05-01T11:41:00Z" w16du:dateUtc="2026-05-01T02:41:00Z">
        <w:r w:rsidR="00107F35">
          <w:t>ex</w:t>
        </w:r>
      </w:ins>
      <w:ins w:id="84" w:author="William Brooks" w:date="2026-05-01T11:42:00Z" w16du:dateUtc="2026-05-01T02:42:00Z">
        <w:r w:rsidR="00107F35">
          <w:t xml:space="preserve">tracts </w:t>
        </w:r>
      </w:ins>
      <w:r w:rsidRPr="004F7746">
        <w:rPr>
          <w:rFonts w:hint="eastAsia"/>
        </w:rPr>
        <w:t>multi-dimensional dense region</w:t>
      </w:r>
      <w:ins w:id="85" w:author="William Brooks" w:date="2026-05-01T11:42:00Z" w16du:dateUtc="2026-05-01T02:42:00Z">
        <w:r w:rsidR="00107F35">
          <w:t>s</w:t>
        </w:r>
      </w:ins>
      <w:del w:id="86" w:author="William Brooks" w:date="2026-05-01T11:42:00Z" w16du:dateUtc="2026-05-01T02:42:00Z">
        <w:r w:rsidRPr="004F7746" w:rsidDel="00107F35">
          <w:rPr>
            <w:rFonts w:hint="eastAsia"/>
          </w:rPr>
          <w:delText xml:space="preserve"> extraction</w:delText>
        </w:r>
      </w:del>
      <w:r w:rsidRPr="004F7746">
        <w:rPr>
          <w:rFonts w:hint="eastAsia"/>
        </w:rPr>
        <w:t>.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 xml:space="preserve">This work </w:t>
      </w:r>
      <w:ins w:id="87" w:author="William Brooks" w:date="2026-05-01T11:42:00Z" w16du:dateUtc="2026-05-01T02:42:00Z">
        <w:r w:rsidR="0009695B">
          <w:t>achieves</w:t>
        </w:r>
        <w:r w:rsidR="0009695B" w:rsidRPr="004F7746">
          <w:rPr>
            <w:rFonts w:hint="eastAsia"/>
          </w:rPr>
          <w:t xml:space="preserve"> both within a single framework </w:t>
        </w:r>
        <w:r w:rsidR="0009695B">
          <w:t xml:space="preserve">by </w:t>
        </w:r>
      </w:ins>
      <w:r w:rsidRPr="004F7746">
        <w:rPr>
          <w:rFonts w:hint="eastAsia"/>
        </w:rPr>
        <w:t>exploit</w:t>
      </w:r>
      <w:del w:id="88" w:author="William Brooks" w:date="2026-05-01T11:42:00Z" w16du:dateUtc="2026-05-01T02:42:00Z">
        <w:r w:rsidRPr="004F7746" w:rsidDel="0009695B">
          <w:rPr>
            <w:rFonts w:hint="eastAsia"/>
          </w:rPr>
          <w:delText>s</w:delText>
        </w:r>
      </w:del>
      <w:ins w:id="89" w:author="William Brooks" w:date="2026-05-01T11:42:00Z" w16du:dateUtc="2026-05-01T02:42:00Z">
        <w:r w:rsidR="0009695B">
          <w:t>ing</w:t>
        </w:r>
      </w:ins>
      <w:r w:rsidRPr="004F7746">
        <w:rPr>
          <w:rFonts w:hint="eastAsia"/>
        </w:rPr>
        <w:t xml:space="preserve"> the anti-monotonicity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 xml:space="preserve">of </w:t>
      </w:r>
      <w:r w:rsidRPr="004F7746">
        <w:rPr>
          <w:rFonts w:hint="eastAsia"/>
        </w:rPr>
        <w:lastRenderedPageBreak/>
        <w:t>windowed-occurrence-based density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to naturally integrate Apriori pruning</w:t>
      </w:r>
      <w:del w:id="90" w:author="William Brooks" w:date="2026-05-01T11:42:00Z" w16du:dateUtc="2026-05-01T02:42:00Z">
        <w:r w:rsidRPr="004F7746" w:rsidDel="0009695B">
          <w:rPr>
            <w:rFonts w:hint="eastAsia"/>
          </w:rPr>
          <w:delText>,</w:delText>
        </w:r>
        <w:r w:rsidR="00BC3EFE" w:rsidDel="0009695B">
          <w:rPr>
            <w:rFonts w:hint="eastAsia"/>
          </w:rPr>
          <w:delText xml:space="preserve"> </w:delText>
        </w:r>
        <w:r w:rsidRPr="004F7746" w:rsidDel="0009695B">
          <w:rPr>
            <w:rFonts w:hint="eastAsia"/>
          </w:rPr>
          <w:delText>realizing both within a single framework</w:delText>
        </w:r>
      </w:del>
      <w:r w:rsidRPr="004F7746">
        <w:rPr>
          <w:rFonts w:hint="eastAsia"/>
        </w:rPr>
        <w:t>.</w:t>
      </w:r>
      <w:r w:rsidR="00BC3EFE">
        <w:rPr>
          <w:rFonts w:hint="eastAsia"/>
        </w:rPr>
        <w:t xml:space="preserve"> </w:t>
      </w:r>
      <w:r w:rsidRPr="004F7746">
        <w:rPr>
          <w:rFonts w:hint="eastAsia"/>
        </w:rPr>
        <w:t>Table~\ref{tab:related} illustrates this positioning.</w:t>
      </w:r>
    </w:p>
    <w:p w14:paraId="06B8655C" w14:textId="77777777" w:rsidR="00E40F48" w:rsidRPr="004F7746" w:rsidRDefault="00E40F48" w:rsidP="00B317EE">
      <w:pPr>
        <w:pStyle w:val="code"/>
      </w:pPr>
    </w:p>
    <w:p w14:paraId="6B15208F" w14:textId="15D3F9D6" w:rsidR="00E40F48" w:rsidRPr="004F7746" w:rsidRDefault="00E40F48" w:rsidP="00E40F48">
      <w:pPr>
        <w:pStyle w:val="code"/>
      </w:pPr>
      <w:r w:rsidRPr="00E40F48">
        <w:rPr>
          <w:rFonts w:hint="eastAsia"/>
          <w:color w:val="7030A0"/>
        </w:rPr>
        <w:t>\begin</w:t>
      </w:r>
      <w:r w:rsidRPr="004F7746">
        <w:rPr>
          <w:rFonts w:hint="eastAsia"/>
        </w:rPr>
        <w:t>{table}[t]</w:t>
      </w:r>
    </w:p>
    <w:p w14:paraId="248EF940" w14:textId="77777777" w:rsidR="00E40F48" w:rsidRPr="004F7746" w:rsidRDefault="00E40F48" w:rsidP="00BC3EFE">
      <w:pPr>
        <w:pStyle w:val="code"/>
      </w:pPr>
      <w:r w:rsidRPr="004F7746">
        <w:rPr>
          <w:rFonts w:hint="eastAsia"/>
        </w:rPr>
        <w:t>\centering</w:t>
      </w:r>
    </w:p>
    <w:p w14:paraId="4EE5D596" w14:textId="4E24E919" w:rsidR="00E40F48" w:rsidRPr="004F7746" w:rsidRDefault="00BC3EFE" w:rsidP="00E40F48">
      <w:r w:rsidRPr="00BC3EFE">
        <w:rPr>
          <w:rFonts w:hint="eastAsia"/>
          <w:color w:val="0070C0"/>
        </w:rPr>
        <w:t>\caption</w:t>
      </w:r>
      <w:r w:rsidR="00E40F48" w:rsidRPr="004F7746">
        <w:rPr>
          <w:rFonts w:hint="eastAsia"/>
        </w:rPr>
        <w:t>{Comparison with related methods.</w:t>
      </w:r>
      <w:r w:rsidR="00B317EE">
        <w:rPr>
          <w:rFonts w:hint="eastAsia"/>
        </w:rPr>
        <w:t xml:space="preserve"> </w:t>
      </w:r>
      <w:r w:rsidR="00E40F48" w:rsidRPr="004F7746">
        <w:rPr>
          <w:rFonts w:hint="eastAsia"/>
        </w:rPr>
        <w:t xml:space="preserve">``Itemset'' refers to </w:t>
      </w:r>
      <w:ins w:id="91" w:author="William Brooks" w:date="2026-05-01T14:55:00Z" w16du:dateUtc="2026-05-01T05:55:00Z">
        <w:r w:rsidR="003938F7">
          <w:t xml:space="preserve">the ability to </w:t>
        </w:r>
        <w:r w:rsidR="00BC4DA6">
          <w:t xml:space="preserve">enumerate </w:t>
        </w:r>
      </w:ins>
      <w:r w:rsidR="00E40F48" w:rsidRPr="004F7746">
        <w:rPr>
          <w:rFonts w:hint="eastAsia"/>
        </w:rPr>
        <w:t>pattern</w:t>
      </w:r>
      <w:ins w:id="92" w:author="William Brooks" w:date="2026-05-01T14:56:00Z" w16du:dateUtc="2026-05-01T05:56:00Z">
        <w:r w:rsidR="00BC4DA6">
          <w:t>s</w:t>
        </w:r>
      </w:ins>
      <w:del w:id="93" w:author="William Brooks" w:date="2026-05-01T14:56:00Z" w16du:dateUtc="2026-05-01T05:56:00Z">
        <w:r w:rsidR="00E40F48" w:rsidRPr="004F7746" w:rsidDel="00BC4DA6">
          <w:rPr>
            <w:rFonts w:hint="eastAsia"/>
          </w:rPr>
          <w:delText xml:space="preserve"> enumeration capability</w:delText>
        </w:r>
      </w:del>
      <w:r w:rsidR="00E40F48" w:rsidRPr="004F7746">
        <w:rPr>
          <w:rFonts w:hint="eastAsia"/>
        </w:rPr>
        <w:t>;</w:t>
      </w:r>
      <w:r w:rsidR="00B317EE">
        <w:rPr>
          <w:rFonts w:hint="eastAsia"/>
        </w:rPr>
        <w:t xml:space="preserve"> </w:t>
      </w:r>
      <w:r w:rsidR="00E40F48" w:rsidRPr="004F7746">
        <w:rPr>
          <w:rFonts w:hint="eastAsia"/>
        </w:rPr>
        <w:t>``Dense region'' refers to the ability to output</w:t>
      </w:r>
      <w:r w:rsidR="00B317EE">
        <w:rPr>
          <w:rFonts w:hint="eastAsia"/>
        </w:rPr>
        <w:t xml:space="preserve"> </w:t>
      </w:r>
      <w:r w:rsidR="00E40F48" w:rsidRPr="004F7746">
        <w:rPr>
          <w:rFonts w:hint="eastAsia"/>
        </w:rPr>
        <w:t>spatio-temporally localized dense regions.}</w:t>
      </w:r>
    </w:p>
    <w:p w14:paraId="623FC836" w14:textId="77777777" w:rsidR="00E40F48" w:rsidRPr="004F7746" w:rsidRDefault="00E40F48" w:rsidP="00BC3EFE">
      <w:pPr>
        <w:pStyle w:val="code"/>
      </w:pPr>
      <w:r w:rsidRPr="004F7746">
        <w:rPr>
          <w:rFonts w:hint="eastAsia"/>
        </w:rPr>
        <w:t>\label{tab:related}</w:t>
      </w:r>
    </w:p>
    <w:p w14:paraId="43F0AEF6" w14:textId="77777777" w:rsidR="00E40F48" w:rsidRPr="004F7746" w:rsidRDefault="00E40F48" w:rsidP="00BC3EFE">
      <w:pPr>
        <w:pStyle w:val="code"/>
      </w:pPr>
      <w:r w:rsidRPr="004F7746">
        <w:rPr>
          <w:rFonts w:hint="eastAsia"/>
        </w:rPr>
        <w:t>\small</w:t>
      </w:r>
    </w:p>
    <w:p w14:paraId="0374EA10" w14:textId="0AB7728D" w:rsidR="00E40F48" w:rsidRPr="004F7746" w:rsidRDefault="00E40F48" w:rsidP="00BC3EFE">
      <w:pPr>
        <w:pStyle w:val="code"/>
      </w:pPr>
      <w:r w:rsidRPr="00E40F48">
        <w:rPr>
          <w:rFonts w:hint="eastAsia"/>
          <w:color w:val="7030A0"/>
        </w:rPr>
        <w:t>\begin</w:t>
      </w:r>
      <w:r w:rsidRPr="004F7746">
        <w:rPr>
          <w:rFonts w:hint="eastAsia"/>
        </w:rPr>
        <w:t>{tabular}{lccc}</w:t>
      </w:r>
    </w:p>
    <w:p w14:paraId="3744215C" w14:textId="77777777" w:rsidR="00E40F48" w:rsidRPr="004F7746" w:rsidRDefault="00E40F48" w:rsidP="00BC3EFE">
      <w:pPr>
        <w:pStyle w:val="code"/>
      </w:pPr>
      <w:r w:rsidRPr="004F7746">
        <w:rPr>
          <w:rFonts w:hint="eastAsia"/>
        </w:rPr>
        <w:t>\toprule</w:t>
      </w:r>
    </w:p>
    <w:p w14:paraId="4BC08D14" w14:textId="71162995" w:rsidR="00E40F48" w:rsidRPr="004F7746" w:rsidRDefault="00E40F48" w:rsidP="00E40F48">
      <w:r w:rsidRPr="004F7746">
        <w:rPr>
          <w:rFonts w:hint="eastAsia"/>
        </w:rPr>
        <w:t xml:space="preserve">Method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\shortstack{Item-</w:t>
      </w:r>
      <w:r w:rsidR="00B317EE" w:rsidRPr="00B317EE">
        <w:rPr>
          <w:rFonts w:hint="eastAsia"/>
          <w:color w:val="C0C0C0"/>
        </w:rPr>
        <w:t>\\</w:t>
      </w:r>
      <w:r w:rsidRPr="004F7746">
        <w:rPr>
          <w:rFonts w:hint="eastAsia"/>
        </w:rPr>
        <w:t xml:space="preserve">set}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\shortstack{ST dense</w:t>
      </w:r>
      <w:r w:rsidR="00B317EE" w:rsidRPr="00B317EE">
        <w:rPr>
          <w:rFonts w:hint="eastAsia"/>
          <w:color w:val="C0C0C0"/>
        </w:rPr>
        <w:t>\\</w:t>
      </w:r>
      <w:r w:rsidRPr="004F7746">
        <w:rPr>
          <w:rFonts w:hint="eastAsia"/>
        </w:rPr>
        <w:t xml:space="preserve">region}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\shortstack{Region</w:t>
      </w:r>
      <w:r w:rsidR="00B317EE" w:rsidRPr="00B317EE">
        <w:rPr>
          <w:rFonts w:hint="eastAsia"/>
          <w:color w:val="C0C0C0"/>
        </w:rPr>
        <w:t>\\</w:t>
      </w:r>
      <w:r w:rsidRPr="004F7746">
        <w:rPr>
          <w:rFonts w:hint="eastAsia"/>
        </w:rPr>
        <w:t xml:space="preserve">shape} </w:t>
      </w:r>
      <w:r w:rsidR="00B317EE" w:rsidRPr="00B317EE">
        <w:rPr>
          <w:rFonts w:hint="eastAsia"/>
          <w:color w:val="C0C0C0"/>
        </w:rPr>
        <w:t>\\</w:t>
      </w:r>
    </w:p>
    <w:p w14:paraId="34F11D1F" w14:textId="77777777" w:rsidR="00E40F48" w:rsidRPr="004F7746" w:rsidRDefault="00E40F48" w:rsidP="00BC3EFE">
      <w:pPr>
        <w:pStyle w:val="code"/>
      </w:pPr>
      <w:r w:rsidRPr="004F7746">
        <w:rPr>
          <w:rFonts w:hint="eastAsia"/>
        </w:rPr>
        <w:t>\midrule</w:t>
      </w:r>
    </w:p>
    <w:p w14:paraId="20F6F479" w14:textId="77777777" w:rsidR="00E40F48" w:rsidRPr="004F7746" w:rsidRDefault="00E40F48" w:rsidP="00E40F48">
      <w:r w:rsidRPr="004F7746">
        <w:rPr>
          <w:rFonts w:hint="eastAsia"/>
        </w:rPr>
        <w:t>Apriori~\cite{agrawal1994apriori}</w:t>
      </w:r>
    </w:p>
    <w:p w14:paraId="3D0D8100" w14:textId="194BE04C" w:rsidR="00E40F48" w:rsidRPr="004F7746" w:rsidRDefault="00E40F48" w:rsidP="00E40F48">
      <w:r w:rsidRPr="004F7746">
        <w:rPr>
          <w:rFonts w:hint="eastAsia"/>
        </w:rPr>
        <w:t xml:space="preserve">                                         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$\checkmark$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$\times$    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---          </w:t>
      </w:r>
      <w:r w:rsidR="00B317EE" w:rsidRPr="00B317EE">
        <w:rPr>
          <w:rFonts w:hint="eastAsia"/>
          <w:color w:val="C0C0C0"/>
        </w:rPr>
        <w:t>\\</w:t>
      </w:r>
    </w:p>
    <w:p w14:paraId="4A1ABBEF" w14:textId="77777777" w:rsidR="00E40F48" w:rsidRPr="004F7746" w:rsidRDefault="00E40F48" w:rsidP="00E40F48">
      <w:r w:rsidRPr="004F7746">
        <w:rPr>
          <w:rFonts w:hint="eastAsia"/>
        </w:rPr>
        <w:t>LPFIM~\cite{mahanta2005lpfim} et al.</w:t>
      </w:r>
    </w:p>
    <w:p w14:paraId="7EA89EFB" w14:textId="088EE8C3" w:rsidR="00E40F48" w:rsidRPr="004F7746" w:rsidRDefault="00E40F48" w:rsidP="00E40F48">
      <w:r w:rsidRPr="004F7746">
        <w:rPr>
          <w:rFonts w:hint="eastAsia"/>
        </w:rPr>
        <w:t xml:space="preserve">                                         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$\checkmark$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1D only     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Interval     </w:t>
      </w:r>
      <w:r w:rsidR="00B317EE" w:rsidRPr="00B317EE">
        <w:rPr>
          <w:rFonts w:hint="eastAsia"/>
          <w:color w:val="C0C0C0"/>
        </w:rPr>
        <w:t>\\</w:t>
      </w:r>
    </w:p>
    <w:p w14:paraId="25E7F740" w14:textId="028D47F9" w:rsidR="00E40F48" w:rsidRPr="004F7746" w:rsidRDefault="00E40F48" w:rsidP="00E40F48">
      <w:r w:rsidRPr="004F7746">
        <w:rPr>
          <w:rFonts w:hint="eastAsia"/>
        </w:rPr>
        <w:t xml:space="preserve">Apriori-Window~\cite{aprioriwindow}      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$\checkmark$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1D only     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Interval     </w:t>
      </w:r>
      <w:r w:rsidR="00B317EE" w:rsidRPr="00B317EE">
        <w:rPr>
          <w:rFonts w:hint="eastAsia"/>
          <w:color w:val="C0C0C0"/>
        </w:rPr>
        <w:t>\\</w:t>
      </w:r>
    </w:p>
    <w:p w14:paraId="4F0513A9" w14:textId="77777777" w:rsidR="00E40F48" w:rsidRPr="004F7746" w:rsidRDefault="00E40F48" w:rsidP="00E40F48">
      <w:r w:rsidRPr="004F7746">
        <w:rPr>
          <w:rFonts w:hint="eastAsia"/>
        </w:rPr>
        <w:t>Colocation~\cite{shekhar2001colocation}</w:t>
      </w:r>
    </w:p>
    <w:p w14:paraId="10D02A31" w14:textId="321F61BD" w:rsidR="00E40F48" w:rsidRPr="004F7746" w:rsidRDefault="00E40F48" w:rsidP="00E40F48">
      <w:r w:rsidRPr="004F7746">
        <w:rPr>
          <w:rFonts w:hint="eastAsia"/>
        </w:rPr>
        <w:t xml:space="preserve">                                         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$\checkmark$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$\times$    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---          </w:t>
      </w:r>
      <w:r w:rsidR="00B317EE" w:rsidRPr="00B317EE">
        <w:rPr>
          <w:rFonts w:hint="eastAsia"/>
          <w:color w:val="C0C0C0"/>
        </w:rPr>
        <w:t>\\</w:t>
      </w:r>
    </w:p>
    <w:p w14:paraId="1CEF4D94" w14:textId="780860BE" w:rsidR="00E40F48" w:rsidRPr="004F7746" w:rsidRDefault="00E40F48" w:rsidP="00E40F48">
      <w:r w:rsidRPr="004F7746">
        <w:rPr>
          <w:rFonts w:hint="eastAsia"/>
        </w:rPr>
        <w:t xml:space="preserve">STCP-Miner~\cite{qian2009stcolocation}  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$\checkmark$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$\times$    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---          </w:t>
      </w:r>
      <w:r w:rsidR="00B317EE" w:rsidRPr="00B317EE">
        <w:rPr>
          <w:rFonts w:hint="eastAsia"/>
          <w:color w:val="C0C0C0"/>
        </w:rPr>
        <w:t>\\</w:t>
      </w:r>
    </w:p>
    <w:p w14:paraId="237FEDF3" w14:textId="77777777" w:rsidR="00E40F48" w:rsidRPr="004F7746" w:rsidRDefault="00E40F48" w:rsidP="00E40F48">
      <w:r w:rsidRPr="004F7746">
        <w:rPr>
          <w:rFonts w:hint="eastAsia"/>
        </w:rPr>
        <w:t>\midrule</w:t>
      </w:r>
    </w:p>
    <w:p w14:paraId="7DD84C2E" w14:textId="2C3432FA" w:rsidR="00E40F48" w:rsidRPr="004F7746" w:rsidRDefault="00E40F48" w:rsidP="00E40F48">
      <w:r w:rsidRPr="004F7746">
        <w:rPr>
          <w:rFonts w:hint="eastAsia"/>
        </w:rPr>
        <w:t xml:space="preserve">M-Zoom~\cite{shin2018mzoom} et al.      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$\triangle$$^*$    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$\checkmark$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Cartesian only </w:t>
      </w:r>
      <w:r w:rsidR="00B317EE" w:rsidRPr="00B317EE">
        <w:rPr>
          <w:rFonts w:hint="eastAsia"/>
          <w:color w:val="C0C0C0"/>
        </w:rPr>
        <w:t>\\</w:t>
      </w:r>
    </w:p>
    <w:p w14:paraId="6DEF76CC" w14:textId="7EA5C8E9" w:rsidR="00E40F48" w:rsidRPr="004F7746" w:rsidRDefault="00E40F48" w:rsidP="00E40F48">
      <w:r w:rsidRPr="004F7746">
        <w:rPr>
          <w:rFonts w:hint="eastAsia"/>
        </w:rPr>
        <w:t xml:space="preserve">SaTScan~\cite{kulldorff1997spatial}      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$\times$    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$\checkmark$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Circle/cylinder </w:t>
      </w:r>
      <w:r w:rsidR="00B317EE" w:rsidRPr="00B317EE">
        <w:rPr>
          <w:rFonts w:hint="eastAsia"/>
          <w:color w:val="C0C0C0"/>
        </w:rPr>
        <w:t>\\</w:t>
      </w:r>
    </w:p>
    <w:p w14:paraId="16AD5424" w14:textId="240F6CFF" w:rsidR="00E40F48" w:rsidRPr="004F7746" w:rsidRDefault="00E40F48" w:rsidP="00E40F48">
      <w:r w:rsidRPr="004F7746">
        <w:rPr>
          <w:rFonts w:hint="eastAsia"/>
        </w:rPr>
        <w:t xml:space="preserve">FlexScan~\cite{tango2005flexscan}       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$\times$    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$\checkmark$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Irregular    </w:t>
      </w:r>
      <w:r w:rsidR="00B317EE" w:rsidRPr="00B317EE">
        <w:rPr>
          <w:rFonts w:hint="eastAsia"/>
          <w:color w:val="C0C0C0"/>
        </w:rPr>
        <w:t>\\</w:t>
      </w:r>
    </w:p>
    <w:p w14:paraId="1281AF70" w14:textId="77777777" w:rsidR="00E40F48" w:rsidRPr="004F7746" w:rsidRDefault="00E40F48" w:rsidP="00E40F48">
      <w:r w:rsidRPr="004F7746">
        <w:rPr>
          <w:rFonts w:hint="eastAsia"/>
        </w:rPr>
        <w:t>LISA~\cite{anselin1995lisa}</w:t>
      </w:r>
    </w:p>
    <w:p w14:paraId="143424AC" w14:textId="54E9F843" w:rsidR="00E40F48" w:rsidRPr="004F7746" w:rsidRDefault="00E40F48" w:rsidP="00E40F48">
      <w:r w:rsidRPr="004F7746">
        <w:rPr>
          <w:rFonts w:hint="eastAsia"/>
        </w:rPr>
        <w:t xml:space="preserve">  / $G_i^*$~\cite{ord1995getis}         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$\times$    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Spatial only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Arbitrary    </w:t>
      </w:r>
      <w:r w:rsidR="00B317EE" w:rsidRPr="00B317EE">
        <w:rPr>
          <w:rFonts w:hint="eastAsia"/>
          <w:color w:val="C0C0C0"/>
        </w:rPr>
        <w:t>\\</w:t>
      </w:r>
    </w:p>
    <w:p w14:paraId="2F6F8AD1" w14:textId="4AA8E41F" w:rsidR="00E40F48" w:rsidRPr="004F7746" w:rsidRDefault="00E40F48" w:rsidP="00E40F48">
      <w:r w:rsidRPr="004F7746">
        <w:rPr>
          <w:rFonts w:hint="eastAsia"/>
        </w:rPr>
        <w:lastRenderedPageBreak/>
        <w:t xml:space="preserve">ST-DBSCAN~\cite{birant2007stdbscan} et al.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$\times$  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$\checkmark$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Arbitrary    </w:t>
      </w:r>
      <w:r w:rsidR="00B317EE" w:rsidRPr="00B317EE">
        <w:rPr>
          <w:rFonts w:hint="eastAsia"/>
          <w:color w:val="C0C0C0"/>
        </w:rPr>
        <w:t>\\</w:t>
      </w:r>
    </w:p>
    <w:p w14:paraId="652D2D78" w14:textId="77777777" w:rsidR="00E40F48" w:rsidRPr="004F7746" w:rsidRDefault="00E40F48" w:rsidP="00BC3EFE">
      <w:pPr>
        <w:pStyle w:val="code"/>
      </w:pPr>
      <w:r w:rsidRPr="004F7746">
        <w:rPr>
          <w:rFonts w:hint="eastAsia"/>
        </w:rPr>
        <w:t>\midrule</w:t>
      </w:r>
    </w:p>
    <w:p w14:paraId="1136419E" w14:textId="735A67F1" w:rsidR="00E40F48" w:rsidRPr="004F7746" w:rsidRDefault="00E40F48" w:rsidP="00E40F48">
      <w:r w:rsidRPr="004F7746">
        <w:rPr>
          <w:rFonts w:hint="eastAsia"/>
        </w:rPr>
        <w:t xml:space="preserve">\textbf{Ours}                             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$\checkmark$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$\checkmark$ </w:t>
      </w:r>
      <w:r w:rsidR="00B317EE" w:rsidRPr="00B317EE">
        <w:rPr>
          <w:rFonts w:hint="eastAsia"/>
          <w:color w:val="C0C0C0"/>
        </w:rPr>
        <w:t>&amp;</w:t>
      </w:r>
      <w:r w:rsidRPr="004F7746">
        <w:rPr>
          <w:rFonts w:hint="eastAsia"/>
        </w:rPr>
        <w:t xml:space="preserve"> Arbitrary    </w:t>
      </w:r>
      <w:r w:rsidR="00B317EE" w:rsidRPr="00B317EE">
        <w:rPr>
          <w:rFonts w:hint="eastAsia"/>
          <w:color w:val="C0C0C0"/>
        </w:rPr>
        <w:t>\\</w:t>
      </w:r>
    </w:p>
    <w:p w14:paraId="698008E3" w14:textId="77777777" w:rsidR="00E40F48" w:rsidRPr="004F7746" w:rsidRDefault="00E40F48" w:rsidP="00BC3EFE">
      <w:pPr>
        <w:pStyle w:val="code"/>
      </w:pPr>
      <w:r w:rsidRPr="004F7746">
        <w:rPr>
          <w:rFonts w:hint="eastAsia"/>
        </w:rPr>
        <w:t>\bottomrule</w:t>
      </w:r>
    </w:p>
    <w:p w14:paraId="6FE1D909" w14:textId="0A9461E3" w:rsidR="00E40F48" w:rsidRPr="004F7746" w:rsidRDefault="00B317EE" w:rsidP="00E40F48">
      <w:r w:rsidRPr="00B317EE">
        <w:rPr>
          <w:rFonts w:hint="eastAsia"/>
          <w:color w:val="C0C0C0"/>
        </w:rPr>
        <w:t>\multicolumn{4}{l}</w:t>
      </w:r>
      <w:r w:rsidR="00E40F48" w:rsidRPr="004F7746">
        <w:rPr>
          <w:rFonts w:hint="eastAsia"/>
        </w:rPr>
        <w:t xml:space="preserve">{\scriptsize $^*$Patterns can be output by including items as a dimension,} </w:t>
      </w:r>
      <w:r w:rsidRPr="00B317EE">
        <w:rPr>
          <w:rFonts w:hint="eastAsia"/>
          <w:color w:val="C0C0C0"/>
        </w:rPr>
        <w:t>\\</w:t>
      </w:r>
    </w:p>
    <w:p w14:paraId="46500FAD" w14:textId="25423E46" w:rsidR="00E40F48" w:rsidRPr="004F7746" w:rsidRDefault="00B317EE" w:rsidP="00E40F48">
      <w:r w:rsidRPr="00B317EE">
        <w:rPr>
          <w:rFonts w:hint="eastAsia"/>
          <w:color w:val="C0C0C0"/>
        </w:rPr>
        <w:t>\multicolumn{4}{l}</w:t>
      </w:r>
      <w:r w:rsidR="00E40F48" w:rsidRPr="004F7746">
        <w:rPr>
          <w:rFonts w:hint="eastAsia"/>
        </w:rPr>
        <w:t>{\scriptsize \hspace{1em}but Cartesian constraints cause false positives and preclude region separation.}</w:t>
      </w:r>
    </w:p>
    <w:p w14:paraId="08763EC9" w14:textId="4EDCCF0C" w:rsidR="00E40F48" w:rsidRPr="004F7746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4F7746">
        <w:rPr>
          <w:rFonts w:hint="eastAsia"/>
        </w:rPr>
        <w:t>{tabular}</w:t>
      </w:r>
    </w:p>
    <w:p w14:paraId="3B535DD1" w14:textId="00A903C2" w:rsidR="00E40F48" w:rsidRPr="004F7746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4F7746">
        <w:rPr>
          <w:rFonts w:hint="eastAsia"/>
        </w:rPr>
        <w:t>{table}</w:t>
      </w:r>
    </w:p>
    <w:p w14:paraId="0842E8A1" w14:textId="77777777" w:rsidR="00E40F48" w:rsidRPr="004F7746" w:rsidRDefault="00E40F48" w:rsidP="00E40F48"/>
    <w:p w14:paraId="49CB9F60" w14:textId="77777777" w:rsidR="008B0F75" w:rsidRDefault="00BC3EFE" w:rsidP="00BC3EFE">
      <w:pPr>
        <w:pStyle w:val="1"/>
      </w:pPr>
      <w:r>
        <w:rPr>
          <w:rFonts w:hint="eastAsia"/>
        </w:rPr>
        <w:t>\section</w:t>
      </w:r>
      <w:r w:rsidR="00E40F48" w:rsidRPr="00935BD4">
        <w:rPr>
          <w:rFonts w:hint="eastAsia"/>
        </w:rPr>
        <w:t>{Problem Definition}</w:t>
      </w:r>
    </w:p>
    <w:p w14:paraId="58145039" w14:textId="6B7A318B" w:rsidR="00E40F48" w:rsidRPr="00935BD4" w:rsidRDefault="00E40F48" w:rsidP="008B0F75">
      <w:pPr>
        <w:pStyle w:val="code"/>
      </w:pPr>
      <w:r w:rsidRPr="00935BD4">
        <w:rPr>
          <w:rFonts w:hint="eastAsia"/>
        </w:rPr>
        <w:t>\label{sec:problem}</w:t>
      </w:r>
    </w:p>
    <w:p w14:paraId="51C79DAF" w14:textId="58084265" w:rsidR="00E40F48" w:rsidRPr="00935BD4" w:rsidRDefault="00E40F48" w:rsidP="00E40F48">
      <w:r w:rsidRPr="00935BD4">
        <w:rPr>
          <w:rFonts w:hint="eastAsia"/>
        </w:rPr>
        <w:t>This section reviews the one-dimensional setting</w:t>
      </w:r>
      <w:r w:rsidR="008B0F75">
        <w:rPr>
          <w:rFonts w:hint="eastAsia"/>
        </w:rPr>
        <w:t xml:space="preserve"> </w:t>
      </w:r>
      <w:r w:rsidRPr="00935BD4">
        <w:rPr>
          <w:rFonts w:hint="eastAsia"/>
        </w:rPr>
        <w:t>of Apriori-Window~\cite{aprioriwindow} (\S\ref{sec:1d_review})</w:t>
      </w:r>
      <w:r w:rsidR="008B0F75">
        <w:rPr>
          <w:rFonts w:hint="eastAsia"/>
        </w:rPr>
        <w:t xml:space="preserve"> </w:t>
      </w:r>
      <w:r w:rsidRPr="00935BD4">
        <w:rPr>
          <w:rFonts w:hint="eastAsia"/>
        </w:rPr>
        <w:t>and then formulates its $d$-dimensional extension (\S\ref{sec:nd_extension}).</w:t>
      </w:r>
    </w:p>
    <w:p w14:paraId="71F91824" w14:textId="77777777" w:rsidR="00E40F48" w:rsidRPr="00935BD4" w:rsidRDefault="00E40F48" w:rsidP="00E40F48"/>
    <w:p w14:paraId="73CE8A68" w14:textId="7508666B" w:rsidR="00E40F48" w:rsidRPr="00935BD4" w:rsidRDefault="00BC3EFE" w:rsidP="00BC3EFE">
      <w:pPr>
        <w:pStyle w:val="2"/>
      </w:pPr>
      <w:r>
        <w:rPr>
          <w:rFonts w:hint="eastAsia"/>
        </w:rPr>
        <w:t>\subsection</w:t>
      </w:r>
      <w:r w:rsidR="00E40F48" w:rsidRPr="00935BD4">
        <w:rPr>
          <w:rFonts w:hint="eastAsia"/>
        </w:rPr>
        <w:t>{Apriori-Window (One-Dimensional)}\label{sec:1d_review}</w:t>
      </w:r>
    </w:p>
    <w:p w14:paraId="724E0D0F" w14:textId="49658D43" w:rsidR="00E40F48" w:rsidRPr="00935BD4" w:rsidRDefault="00E40F48" w:rsidP="00E40F48">
      <w:r w:rsidRPr="00935BD4">
        <w:rPr>
          <w:rFonts w:hint="eastAsia"/>
        </w:rPr>
        <w:t>Let $\mathcal{I} = \{i_1, \ldots, i_m\}$ be the item universe and</w:t>
      </w:r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$\mathcal{D}_{\mathrm{1D}} = \{(t_n, d_n)\}_{n=1}^N$</w:t>
      </w:r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be a timestamped transaction sequence,</w:t>
      </w:r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where $t_n \in \mathbb{Z}_{\geq 0}$ is an integer timestamp</w:t>
      </w:r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and $d_n \subseteq \mathcal{I}$ is an itemset.</w:t>
      </w:r>
    </w:p>
    <w:p w14:paraId="3757E59F" w14:textId="77777777" w:rsidR="00E40F48" w:rsidRPr="00935BD4" w:rsidRDefault="00E40F48" w:rsidP="00E40F48"/>
    <w:p w14:paraId="4210D144" w14:textId="77777777" w:rsidR="00E40F48" w:rsidRPr="00935BD4" w:rsidRDefault="00E40F48" w:rsidP="00E40F48">
      <w:r w:rsidRPr="00935BD4">
        <w:rPr>
          <w:rFonts w:hint="eastAsia"/>
        </w:rPr>
        <w:t>The occurrence sequence of a pattern $P \subseteq \mathcal{I}$ is</w:t>
      </w:r>
    </w:p>
    <w:p w14:paraId="1A38E2A4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>\[</w:t>
      </w:r>
    </w:p>
    <w:p w14:paraId="135B6541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\mathrm{occ}(P) = \{t_n : P \subseteq d_n\}.</w:t>
      </w:r>
    </w:p>
    <w:p w14:paraId="34482084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>\]</w:t>
      </w:r>
    </w:p>
    <w:p w14:paraId="4E1440BE" w14:textId="77777777" w:rsidR="00E40F48" w:rsidRPr="00935BD4" w:rsidRDefault="00E40F48" w:rsidP="00E40F48"/>
    <w:p w14:paraId="70657785" w14:textId="77777777" w:rsidR="00BC3EFE" w:rsidRDefault="00E40F48" w:rsidP="00E40F48">
      <w:pPr>
        <w:pStyle w:val="code"/>
      </w:pPr>
      <w:r w:rsidRPr="00E40F48">
        <w:rPr>
          <w:rFonts w:hint="eastAsia"/>
          <w:color w:val="7030A0"/>
        </w:rPr>
        <w:t>\begin</w:t>
      </w:r>
      <w:r w:rsidRPr="00935BD4">
        <w:rPr>
          <w:rFonts w:hint="eastAsia"/>
        </w:rPr>
        <w:t>{definition}</w:t>
      </w:r>
    </w:p>
    <w:p w14:paraId="4F6DCB22" w14:textId="47F6E769" w:rsidR="00E40F48" w:rsidRPr="00935BD4" w:rsidRDefault="00E40F48" w:rsidP="00E40F48">
      <w:r w:rsidRPr="00935BD4">
        <w:rPr>
          <w:rFonts w:hint="eastAsia"/>
        </w:rPr>
        <w:t>[Interval support~\cite{aprioriwindow}]</w:t>
      </w:r>
      <w:r w:rsidRPr="00BC3EFE">
        <w:rPr>
          <w:rFonts w:hint="eastAsia"/>
          <w:color w:val="C0C0C0"/>
        </w:rPr>
        <w:t>\label{def:sup1d}</w:t>
      </w:r>
      <w:r w:rsidR="00BC3EFE" w:rsidRPr="00BC3EFE">
        <w:rPr>
          <w:rFonts w:hint="eastAsia"/>
          <w:color w:val="C0C0C0"/>
        </w:rPr>
        <w:t xml:space="preserve"> </w:t>
      </w:r>
      <w:r w:rsidRPr="00935BD4">
        <w:rPr>
          <w:rFonts w:hint="eastAsia"/>
        </w:rPr>
        <w:t>Under window width $W$ ($W &gt; 0$),</w:t>
      </w:r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the interval support of pattern $P$</w:t>
      </w:r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at window left endpoint $l$ is defined as</w:t>
      </w:r>
    </w:p>
    <w:p w14:paraId="4216B324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>\[</w:t>
      </w:r>
    </w:p>
    <w:p w14:paraId="7BE3331B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\mathrm{sup}(P,\, l,\, W)</w:t>
      </w:r>
    </w:p>
    <w:p w14:paraId="562C9A81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= \bigl|\{t \in \mathrm{occ}(P) : l \leq t \leq l + W\}\bigr|.</w:t>
      </w:r>
    </w:p>
    <w:p w14:paraId="08301EE8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>\]</w:t>
      </w:r>
    </w:p>
    <w:p w14:paraId="391E6E2B" w14:textId="77777777" w:rsidR="00E40F48" w:rsidRPr="00935BD4" w:rsidRDefault="00E40F48" w:rsidP="00E40F48">
      <w:r w:rsidRPr="00935BD4">
        <w:rPr>
          <w:rFonts w:hint="eastAsia"/>
        </w:rPr>
        <w:t>The window $[l, l+W]$ contains $W+1$ discrete time points.</w:t>
      </w:r>
    </w:p>
    <w:p w14:paraId="5F7530D3" w14:textId="36D0DF71" w:rsidR="00E40F48" w:rsidRPr="00935BD4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935BD4">
        <w:rPr>
          <w:rFonts w:hint="eastAsia"/>
        </w:rPr>
        <w:t>{definition}</w:t>
      </w:r>
    </w:p>
    <w:p w14:paraId="2DDEFA40" w14:textId="77777777" w:rsidR="00E40F48" w:rsidRPr="00935BD4" w:rsidRDefault="00E40F48" w:rsidP="00E40F48"/>
    <w:p w14:paraId="5410A11E" w14:textId="77777777" w:rsidR="00BC3EFE" w:rsidRDefault="00E40F48" w:rsidP="00E40F48">
      <w:pPr>
        <w:pStyle w:val="code"/>
      </w:pPr>
      <w:r w:rsidRPr="00E40F48">
        <w:rPr>
          <w:rFonts w:hint="eastAsia"/>
          <w:color w:val="7030A0"/>
        </w:rPr>
        <w:t>\begin</w:t>
      </w:r>
      <w:r w:rsidRPr="00935BD4">
        <w:rPr>
          <w:rFonts w:hint="eastAsia"/>
        </w:rPr>
        <w:t>{definition}</w:t>
      </w:r>
    </w:p>
    <w:p w14:paraId="6EB025E3" w14:textId="69B3CDDE" w:rsidR="00E40F48" w:rsidRPr="00935BD4" w:rsidRDefault="00E40F48" w:rsidP="00E40F48">
      <w:r w:rsidRPr="00935BD4">
        <w:rPr>
          <w:rFonts w:hint="eastAsia"/>
        </w:rPr>
        <w:t>[Dense-start set and dense interval]</w:t>
      </w:r>
      <w:r w:rsidRPr="00BC3EFE">
        <w:rPr>
          <w:rFonts w:hint="eastAsia"/>
          <w:color w:val="C0C0C0"/>
        </w:rPr>
        <w:t>\label{def:dense1d}</w:t>
      </w:r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For a support threshold $\theta$,</w:t>
      </w:r>
    </w:p>
    <w:p w14:paraId="76AA761D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>\[</w:t>
      </w:r>
    </w:p>
    <w:p w14:paraId="04823219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\mathcal{T}_\theta(P)</w:t>
      </w:r>
    </w:p>
    <w:p w14:paraId="11C88A6E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= \{l \in \mathbb{Z}_{\geq 0} : \mathrm{sup}(P, l, W) \geq \theta\}</w:t>
      </w:r>
    </w:p>
    <w:p w14:paraId="55734AEB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>\]</w:t>
      </w:r>
    </w:p>
    <w:p w14:paraId="430DF29C" w14:textId="77777777" w:rsidR="00E40F48" w:rsidRPr="00935BD4" w:rsidRDefault="00E40F48" w:rsidP="00BC3EFE">
      <w:r w:rsidRPr="00935BD4">
        <w:rPr>
          <w:rFonts w:hint="eastAsia"/>
        </w:rPr>
        <w:t>is the \emph{dense-start set} of $P$.</w:t>
      </w:r>
    </w:p>
    <w:p w14:paraId="09213154" w14:textId="77777777" w:rsidR="00E40F48" w:rsidRPr="00935BD4" w:rsidRDefault="00E40F48" w:rsidP="00BC3EFE">
      <w:pPr>
        <w:pStyle w:val="code"/>
      </w:pPr>
    </w:p>
    <w:p w14:paraId="584BDCD5" w14:textId="2A1E6128" w:rsidR="00E40F48" w:rsidRPr="00935BD4" w:rsidRDefault="00E40F48" w:rsidP="00E40F48">
      <w:r w:rsidRPr="00935BD4">
        <w:rPr>
          <w:rFonts w:hint="eastAsia"/>
        </w:rPr>
        <w:t>Let $[a,b] \subseteq \mathcal{T}_\theta(P)$</w:t>
      </w:r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be a maximal contiguous component.</w:t>
      </w:r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Then $[a,\, b + W]$ is called a \emph{dense interval} of $P$.</w:t>
      </w:r>
    </w:p>
    <w:p w14:paraId="7163AED1" w14:textId="7FF6BFA3" w:rsidR="00E40F48" w:rsidRPr="00935BD4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935BD4">
        <w:rPr>
          <w:rFonts w:hint="eastAsia"/>
        </w:rPr>
        <w:t>{definition}</w:t>
      </w:r>
    </w:p>
    <w:p w14:paraId="7EEBCD7D" w14:textId="77777777" w:rsidR="00E40F48" w:rsidRPr="00935BD4" w:rsidRDefault="00E40F48" w:rsidP="00E40F48"/>
    <w:p w14:paraId="5A776D8A" w14:textId="73C9D1CE" w:rsidR="00E40F48" w:rsidRPr="00935BD4" w:rsidRDefault="00BC3EFE" w:rsidP="00BC3EFE">
      <w:pPr>
        <w:pStyle w:val="2"/>
      </w:pPr>
      <w:r>
        <w:rPr>
          <w:rFonts w:hint="eastAsia"/>
        </w:rPr>
        <w:t>\subsection</w:t>
      </w:r>
      <w:r w:rsidR="00E40F48" w:rsidRPr="00935BD4">
        <w:rPr>
          <w:rFonts w:hint="eastAsia"/>
        </w:rPr>
        <w:t>{Extension to $d$ Dimensions}\label{sec:nd_extension}</w:t>
      </w:r>
    </w:p>
    <w:p w14:paraId="378AEE29" w14:textId="18F3EC49" w:rsidR="00E40F48" w:rsidRPr="00935BD4" w:rsidRDefault="00E40F48" w:rsidP="00E40F48">
      <w:r w:rsidRPr="00935BD4">
        <w:rPr>
          <w:rFonts w:hint="eastAsia"/>
        </w:rPr>
        <w:t>Let $\mathcal{D} = \{(\bm{b}_n, d_n)\}_{n=1}^N$</w:t>
      </w:r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be a $d$-dimensional transaction sequence, where</w:t>
      </w:r>
    </w:p>
    <w:p w14:paraId="67DF6D77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>\[</w:t>
      </w:r>
    </w:p>
    <w:p w14:paraId="01774E84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\bm{b}_n = (b_n^{(0)}, b_n^{(1)}, \ldots, b_n^{(d-1)})</w:t>
      </w:r>
    </w:p>
    <w:p w14:paraId="590BE116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\in \prod_{k=0}^{d-1}\{0,1,\ldots,N_k-1\}</w:t>
      </w:r>
    </w:p>
    <w:p w14:paraId="37C6FF9B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>\]</w:t>
      </w:r>
    </w:p>
    <w:p w14:paraId="1A62A8E6" w14:textId="032CB402" w:rsidR="00E40F48" w:rsidRPr="00935BD4" w:rsidRDefault="00E40F48" w:rsidP="00E40F48">
      <w:r w:rsidRPr="00935BD4">
        <w:rPr>
          <w:rFonts w:hint="eastAsia"/>
        </w:rPr>
        <w:t>is an integer coordinate vector (axis 0 is time) and</w:t>
      </w:r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$d_n \subseteq \mathcal{I}$ is an itemset.</w:t>
      </w:r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$N$ denotes the \emph{number of transactions}.</w:t>
      </w:r>
    </w:p>
    <w:p w14:paraId="55F62E4F" w14:textId="77777777" w:rsidR="00E40F48" w:rsidRPr="00935BD4" w:rsidRDefault="00E40F48" w:rsidP="00E40F48"/>
    <w:p w14:paraId="28ED4381" w14:textId="77777777" w:rsidR="00BC3EFE" w:rsidRDefault="00E40F48" w:rsidP="00E40F48">
      <w:pPr>
        <w:pStyle w:val="code"/>
      </w:pPr>
      <w:r w:rsidRPr="00E40F48">
        <w:rPr>
          <w:rFonts w:hint="eastAsia"/>
          <w:color w:val="7030A0"/>
        </w:rPr>
        <w:t>\begin</w:t>
      </w:r>
      <w:r w:rsidRPr="00935BD4">
        <w:rPr>
          <w:rFonts w:hint="eastAsia"/>
        </w:rPr>
        <w:t>{definition}</w:t>
      </w:r>
    </w:p>
    <w:p w14:paraId="2F73770B" w14:textId="1292FDF1" w:rsidR="00E40F48" w:rsidRPr="00935BD4" w:rsidRDefault="00E40F48" w:rsidP="00E40F48">
      <w:r w:rsidRPr="00935BD4">
        <w:rPr>
          <w:rFonts w:hint="eastAsia"/>
        </w:rPr>
        <w:t>[Temporal multiset reduction to a fixed spatial start point]</w:t>
      </w:r>
      <w:r w:rsidRPr="008B0F75">
        <w:rPr>
          <w:rFonts w:hint="eastAsia"/>
          <w:color w:val="C0C0C0"/>
        </w:rPr>
        <w:t>\label{def:collapsed_multiset_nd}</w:t>
      </w:r>
      <w:r w:rsidR="008B0F75" w:rsidRPr="008B0F75">
        <w:rPr>
          <w:rFonts w:hint="eastAsia"/>
          <w:color w:val="C0C0C0"/>
        </w:rPr>
        <w:t xml:space="preserve"> </w:t>
      </w:r>
      <w:r w:rsidRPr="00935BD4">
        <w:rPr>
          <w:rFonts w:hint="eastAsia"/>
        </w:rPr>
        <w:t>Fix a spatial start vector</w:t>
      </w:r>
    </w:p>
    <w:p w14:paraId="7BAABDFB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>\[</w:t>
      </w:r>
    </w:p>
    <w:p w14:paraId="60472FFB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\bm{s}_{\mathrm{sp}} = (s_1, \ldots, s_{d-1})</w:t>
      </w:r>
    </w:p>
    <w:p w14:paraId="26089C4F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>\]</w:t>
      </w:r>
    </w:p>
    <w:p w14:paraId="1FB56864" w14:textId="7CD37A00" w:rsidR="00E40F48" w:rsidRPr="00935BD4" w:rsidRDefault="00E40F48" w:rsidP="00E40F48">
      <w:r w:rsidRPr="00935BD4">
        <w:rPr>
          <w:rFonts w:hint="eastAsia"/>
        </w:rPr>
        <w:t>and spatial window widths</w:t>
      </w:r>
      <w:r w:rsidR="008B0F75">
        <w:rPr>
          <w:rFonts w:hint="eastAsia"/>
        </w:rPr>
        <w:t xml:space="preserve"> </w:t>
      </w:r>
      <w:r w:rsidRPr="00935BD4">
        <w:rPr>
          <w:rFonts w:hint="eastAsia"/>
        </w:rPr>
        <w:t>$\bm{W}_{\mathrm{sp}} = (W_1, \ldots, W_{d-1})$</w:t>
      </w:r>
      <w:r w:rsidR="008B0F75">
        <w:rPr>
          <w:rFonts w:hint="eastAsia"/>
        </w:rPr>
        <w:t xml:space="preserve"> </w:t>
      </w:r>
      <w:r w:rsidRPr="00935BD4">
        <w:rPr>
          <w:rFonts w:hint="eastAsia"/>
        </w:rPr>
        <w:t>(each $W_k &gt; 0$).</w:t>
      </w:r>
      <w:r w:rsidR="008B0F75">
        <w:rPr>
          <w:rFonts w:hint="eastAsia"/>
        </w:rPr>
        <w:t xml:space="preserve"> </w:t>
      </w:r>
      <w:r w:rsidRPr="00935BD4">
        <w:rPr>
          <w:rFonts w:hint="eastAsia"/>
        </w:rPr>
        <w:t>The spatial window along axis $k$, $[s_k, s_k + W_k]$,</w:t>
      </w:r>
      <w:r w:rsidR="008B0F75">
        <w:rPr>
          <w:rFonts w:hint="eastAsia"/>
        </w:rPr>
        <w:t xml:space="preserve"> </w:t>
      </w:r>
      <w:r w:rsidRPr="00935BD4">
        <w:rPr>
          <w:rFonts w:hint="eastAsia"/>
        </w:rPr>
        <w:t>contains $W_k + 1$ discrete coordinates.</w:t>
      </w:r>
      <w:r w:rsidR="008B0F75">
        <w:rPr>
          <w:rFonts w:hint="eastAsia"/>
        </w:rPr>
        <w:t xml:space="preserve"> </w:t>
      </w:r>
      <w:r w:rsidRPr="00935BD4">
        <w:rPr>
          <w:rFonts w:hint="eastAsia"/>
        </w:rPr>
        <w:t>The temporal multiset of pattern $P$ is defined as</w:t>
      </w:r>
    </w:p>
    <w:p w14:paraId="0D729508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>\[</w:t>
      </w:r>
    </w:p>
    <w:p w14:paraId="7FCBF911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L_P(\bm{s}_{\mathrm{sp}})</w:t>
      </w:r>
    </w:p>
    <w:p w14:paraId="4F1F04F9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=</w:t>
      </w:r>
    </w:p>
    <w:p w14:paraId="740EB1C6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\{\!\{</w:t>
      </w:r>
    </w:p>
    <w:p w14:paraId="72C6F9A7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  b_n^{(0)}</w:t>
      </w:r>
    </w:p>
    <w:p w14:paraId="56647E44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  \mid</w:t>
      </w:r>
    </w:p>
    <w:p w14:paraId="684CE79E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  P \subseteq d_n,\;</w:t>
      </w:r>
    </w:p>
    <w:p w14:paraId="695E8E55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  s_k \leq b_n^{(k)} \leq s_k + W_k\; (\forall k=1,\ldots,d-1)</w:t>
      </w:r>
    </w:p>
    <w:p w14:paraId="6B874F55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\}\!\}</w:t>
      </w:r>
    </w:p>
    <w:p w14:paraId="40FB64C4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>\]</w:t>
      </w:r>
    </w:p>
    <w:p w14:paraId="07559AD5" w14:textId="77777777" w:rsidR="00E40F48" w:rsidRPr="00935BD4" w:rsidRDefault="00E40F48" w:rsidP="00E40F48">
      <w:r w:rsidRPr="00935BD4">
        <w:rPr>
          <w:rFonts w:hint="eastAsia"/>
        </w:rPr>
        <w:t>where $\{\!\{\cdot\}\!\}$ denotes a multiset allowing duplicates.</w:t>
      </w:r>
    </w:p>
    <w:p w14:paraId="7A2198DE" w14:textId="275550A4" w:rsidR="00E40F48" w:rsidRPr="00935BD4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935BD4">
        <w:rPr>
          <w:rFonts w:hint="eastAsia"/>
        </w:rPr>
        <w:t>{definition}</w:t>
      </w:r>
    </w:p>
    <w:p w14:paraId="75F28564" w14:textId="77777777" w:rsidR="00E40F48" w:rsidRPr="00935BD4" w:rsidRDefault="00E40F48" w:rsidP="00E40F48"/>
    <w:p w14:paraId="58FD74C7" w14:textId="502C93F5" w:rsidR="00E40F48" w:rsidRPr="00935BD4" w:rsidRDefault="00E40F48" w:rsidP="00E40F48">
      <w:r w:rsidRPr="00935BD4">
        <w:rPr>
          <w:rFonts w:hint="eastAsia"/>
        </w:rPr>
        <w:t>The essence of this definition is that,</w:t>
      </w:r>
      <w:r w:rsidR="008B0F75">
        <w:rPr>
          <w:rFonts w:hint="eastAsia"/>
        </w:rPr>
        <w:t xml:space="preserve"> </w:t>
      </w:r>
      <w:r w:rsidRPr="00935BD4">
        <w:rPr>
          <w:rFonts w:hint="eastAsia"/>
        </w:rPr>
        <w:t>for each fixed spatial start point,</w:t>
      </w:r>
      <w:r w:rsidR="008B0F75">
        <w:rPr>
          <w:rFonts w:hint="eastAsia"/>
        </w:rPr>
        <w:t xml:space="preserve"> </w:t>
      </w:r>
      <w:r w:rsidRPr="00935BD4">
        <w:rPr>
          <w:rFonts w:hint="eastAsia"/>
        </w:rPr>
        <w:t>the $d$-dimensional problem is reduced to</w:t>
      </w:r>
      <w:r w:rsidR="008B0F75">
        <w:rPr>
          <w:rFonts w:hint="eastAsia"/>
        </w:rPr>
        <w:t xml:space="preserve"> </w:t>
      </w:r>
      <w:r w:rsidRPr="00935BD4">
        <w:rPr>
          <w:rFonts w:hint="eastAsia"/>
        </w:rPr>
        <w:t>a \emph{one-dimensional problem with duplicate timestamps}.</w:t>
      </w:r>
    </w:p>
    <w:p w14:paraId="0E75DF7F" w14:textId="77777777" w:rsidR="00E40F48" w:rsidRPr="00935BD4" w:rsidRDefault="00E40F48" w:rsidP="00E40F48"/>
    <w:p w14:paraId="04EBED65" w14:textId="77777777" w:rsidR="00BC3EFE" w:rsidRDefault="00E40F48" w:rsidP="00E40F48">
      <w:pPr>
        <w:pStyle w:val="code"/>
      </w:pPr>
      <w:r w:rsidRPr="00E40F48">
        <w:rPr>
          <w:rFonts w:hint="eastAsia"/>
          <w:color w:val="7030A0"/>
        </w:rPr>
        <w:t>\begin</w:t>
      </w:r>
      <w:r w:rsidRPr="00935BD4">
        <w:rPr>
          <w:rFonts w:hint="eastAsia"/>
        </w:rPr>
        <w:t>{definition}</w:t>
      </w:r>
    </w:p>
    <w:p w14:paraId="694D5F2C" w14:textId="0CD1773E" w:rsidR="00E40F48" w:rsidRPr="00935BD4" w:rsidRDefault="00E40F48" w:rsidP="00E40F48">
      <w:r w:rsidRPr="00935BD4">
        <w:rPr>
          <w:rFonts w:hint="eastAsia"/>
        </w:rPr>
        <w:t>[$d$-dimensional sliding window support]</w:t>
      </w:r>
      <w:r w:rsidRPr="00BC3EFE">
        <w:rPr>
          <w:rFonts w:hint="eastAsia"/>
          <w:color w:val="C0C0C0"/>
        </w:rPr>
        <w:t>\label{def:support_nd}</w:t>
      </w:r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For a temporal start point $s_0$ and spatial start vector</w:t>
      </w:r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$\bm{s}_{\mathrm{sp}}$,</w:t>
      </w:r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the support of pattern $P$ is defined as</w:t>
      </w:r>
    </w:p>
    <w:p w14:paraId="5849103F" w14:textId="0DAAA6E0" w:rsidR="00E40F48" w:rsidRPr="00935BD4" w:rsidRDefault="00E40F48" w:rsidP="00BC3EFE">
      <w:pPr>
        <w:pStyle w:val="code"/>
      </w:pPr>
      <w:r w:rsidRPr="00E40F48">
        <w:rPr>
          <w:rFonts w:hint="eastAsia"/>
          <w:color w:val="7030A0"/>
        </w:rPr>
        <w:t>\begin</w:t>
      </w:r>
      <w:r w:rsidRPr="00935BD4">
        <w:rPr>
          <w:rFonts w:hint="eastAsia"/>
        </w:rPr>
        <w:t>{equation}\label{eq:support_nd}</w:t>
      </w:r>
    </w:p>
    <w:p w14:paraId="060124FF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S_P(s_0, \bm{s}_{\mathrm{sp}})</w:t>
      </w:r>
    </w:p>
    <w:p w14:paraId="74F4F186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= \bigl|\{t \in L_P(\bm{s}_{\mathrm{sp}}) : s_0 \leq t \leq s_0 + W_0\}\bigr|.</w:t>
      </w:r>
    </w:p>
    <w:p w14:paraId="73E285EE" w14:textId="128233F8" w:rsidR="00E40F48" w:rsidRPr="00935BD4" w:rsidRDefault="00E40F48" w:rsidP="00BC3EFE">
      <w:pPr>
        <w:pStyle w:val="code"/>
      </w:pPr>
      <w:r w:rsidRPr="00E40F48">
        <w:rPr>
          <w:rFonts w:hint="eastAsia"/>
          <w:color w:val="7030A0"/>
        </w:rPr>
        <w:t>\end</w:t>
      </w:r>
      <w:r w:rsidRPr="00935BD4">
        <w:rPr>
          <w:rFonts w:hint="eastAsia"/>
        </w:rPr>
        <w:t>{equation}</w:t>
      </w:r>
    </w:p>
    <w:p w14:paraId="5438FD29" w14:textId="1B8F7CF1" w:rsidR="00E40F48" w:rsidRPr="00935BD4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935BD4">
        <w:rPr>
          <w:rFonts w:hint="eastAsia"/>
        </w:rPr>
        <w:t>{definition}</w:t>
      </w:r>
    </w:p>
    <w:p w14:paraId="2954F7EB" w14:textId="77777777" w:rsidR="00E40F48" w:rsidRPr="00935BD4" w:rsidRDefault="00E40F48" w:rsidP="00E40F48"/>
    <w:p w14:paraId="32159D6F" w14:textId="77777777" w:rsidR="00BC3EFE" w:rsidRDefault="00E40F48" w:rsidP="00E40F48">
      <w:pPr>
        <w:pStyle w:val="code"/>
      </w:pPr>
      <w:r w:rsidRPr="00E40F48">
        <w:rPr>
          <w:rFonts w:hint="eastAsia"/>
          <w:color w:val="7030A0"/>
        </w:rPr>
        <w:t>\begin</w:t>
      </w:r>
      <w:r w:rsidRPr="00935BD4">
        <w:rPr>
          <w:rFonts w:hint="eastAsia"/>
        </w:rPr>
        <w:t>{definition}</w:t>
      </w:r>
    </w:p>
    <w:p w14:paraId="1541A3DF" w14:textId="3F7734EA" w:rsidR="00E40F48" w:rsidRPr="00935BD4" w:rsidRDefault="00E40F48" w:rsidP="00E40F48">
      <w:r w:rsidRPr="00935BD4">
        <w:rPr>
          <w:rFonts w:hint="eastAsia"/>
        </w:rPr>
        <w:t>[Dense-start set and dense region]</w:t>
      </w:r>
      <w:r w:rsidRPr="00BC3EFE">
        <w:rPr>
          <w:rFonts w:hint="eastAsia"/>
          <w:color w:val="C0C0C0"/>
        </w:rPr>
        <w:t>\label{def:dense_region_nd}</w:t>
      </w:r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For a fixed spatial start vector $\bm{s}_{\mathrm{sp}}$,</w:t>
      </w:r>
    </w:p>
    <w:p w14:paraId="12384E13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>\[</w:t>
      </w:r>
    </w:p>
    <w:p w14:paraId="1517DAE3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\mathcal{T}_\theta(P,\bm{s}_{\mathrm{sp}})</w:t>
      </w:r>
    </w:p>
    <w:p w14:paraId="4F3501D8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=</w:t>
      </w:r>
    </w:p>
    <w:p w14:paraId="3F948AF8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\{s_0 \in \mathbb{Z}_{\geq 0} : S_P(s_0,\bm{s}_{\mathrm{sp}}) \geq \theta\}</w:t>
      </w:r>
    </w:p>
    <w:p w14:paraId="40A41B38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>\]</w:t>
      </w:r>
    </w:p>
    <w:p w14:paraId="25B3A22A" w14:textId="6239F270" w:rsidR="00E40F48" w:rsidRPr="00935BD4" w:rsidRDefault="00E40F48" w:rsidP="00E40F48">
      <w:r w:rsidRPr="00935BD4">
        <w:rPr>
          <w:rFonts w:hint="eastAsia"/>
        </w:rPr>
        <w:t>is the \emph{dense-start set} of $P$</w:t>
      </w:r>
      <w:r w:rsidR="008B0F75">
        <w:rPr>
          <w:rFonts w:hint="eastAsia"/>
        </w:rPr>
        <w:t xml:space="preserve"> </w:t>
      </w:r>
      <w:r w:rsidRPr="00935BD4">
        <w:rPr>
          <w:rFonts w:hint="eastAsia"/>
        </w:rPr>
        <w:t>at $\bm{s}_{\mathrm{sp}}$.</w:t>
      </w:r>
    </w:p>
    <w:p w14:paraId="7760E46B" w14:textId="77777777" w:rsidR="00E40F48" w:rsidRPr="00935BD4" w:rsidRDefault="00E40F48" w:rsidP="00E40F48"/>
    <w:p w14:paraId="31E010DD" w14:textId="0095F292" w:rsidR="00E40F48" w:rsidRPr="00935BD4" w:rsidRDefault="00E40F48" w:rsidP="00E40F48">
      <w:r w:rsidRPr="00935BD4">
        <w:rPr>
          <w:rFonts w:hint="eastAsia"/>
        </w:rPr>
        <w:t>Let $[a_j,b_j]$ be a maximal contiguous component</w:t>
      </w:r>
      <w:r w:rsidR="00FE0E28">
        <w:rPr>
          <w:rFonts w:hint="eastAsia"/>
        </w:rPr>
        <w:t xml:space="preserve"> </w:t>
      </w:r>
      <w:r w:rsidRPr="00935BD4">
        <w:rPr>
          <w:rFonts w:hint="eastAsia"/>
        </w:rPr>
        <w:t>of $\mathcal{T}_\theta(P,\bm{s}_{\mathrm{sp}})$.</w:t>
      </w:r>
      <w:r w:rsidR="008B0F75">
        <w:rPr>
          <w:rFonts w:hint="eastAsia"/>
        </w:rPr>
        <w:t xml:space="preserve"> </w:t>
      </w:r>
      <w:r w:rsidRPr="00935BD4">
        <w:rPr>
          <w:rFonts w:hint="eastAsia"/>
        </w:rPr>
        <w:t>Then $[a_j,\, b_j + W_0]$ is called a \emph{dense interval} of $P$</w:t>
      </w:r>
      <w:r w:rsidR="008B0F75">
        <w:rPr>
          <w:rFonts w:hint="eastAsia"/>
        </w:rPr>
        <w:t xml:space="preserve"> </w:t>
      </w:r>
      <w:r w:rsidRPr="00935BD4">
        <w:rPr>
          <w:rFonts w:hint="eastAsia"/>
        </w:rPr>
        <w:t>at $\bm{s}_{\mathrm{sp}}$</w:t>
      </w:r>
      <w:r w:rsidR="008B0F75">
        <w:rPr>
          <w:rFonts w:hint="eastAsia"/>
        </w:rPr>
        <w:t xml:space="preserve"> </w:t>
      </w:r>
      <w:r w:rsidRPr="00935BD4">
        <w:rPr>
          <w:rFonts w:hint="eastAsia"/>
        </w:rPr>
        <w:t>(a natural extension of Definition~\ref{def:dense1d}).</w:t>
      </w:r>
    </w:p>
    <w:p w14:paraId="7BF3B96F" w14:textId="77777777" w:rsidR="00E40F48" w:rsidRPr="00935BD4" w:rsidRDefault="00E40F48" w:rsidP="00E40F48"/>
    <w:p w14:paraId="501DDEA5" w14:textId="77777777" w:rsidR="00E40F48" w:rsidRPr="00935BD4" w:rsidRDefault="00E40F48" w:rsidP="00E40F48">
      <w:r w:rsidRPr="00935BD4">
        <w:rPr>
          <w:rFonts w:hint="eastAsia"/>
        </w:rPr>
        <w:t>The collection of dense intervals over all spatial start points,</w:t>
      </w:r>
    </w:p>
    <w:p w14:paraId="24F33B95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>\[</w:t>
      </w:r>
    </w:p>
    <w:p w14:paraId="22417C3A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\mathcal{R}_\theta(P)</w:t>
      </w:r>
    </w:p>
    <w:p w14:paraId="45478048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= \{(\bm{s}_{\mathrm{sp}},\, [a_j,\, b_j + W_0])\},</w:t>
      </w:r>
    </w:p>
    <w:p w14:paraId="6311215F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>\]</w:t>
      </w:r>
    </w:p>
    <w:p w14:paraId="233A23D6" w14:textId="77777777" w:rsidR="00E40F48" w:rsidRPr="00935BD4" w:rsidRDefault="00E40F48" w:rsidP="00E40F48">
      <w:r w:rsidRPr="00935BD4">
        <w:rPr>
          <w:rFonts w:hint="eastAsia"/>
        </w:rPr>
        <w:t>is called the \emph{dense region} of $P$.</w:t>
      </w:r>
    </w:p>
    <w:p w14:paraId="087D98EB" w14:textId="52B073F2" w:rsidR="00E40F48" w:rsidRPr="00935BD4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935BD4">
        <w:rPr>
          <w:rFonts w:hint="eastAsia"/>
        </w:rPr>
        <w:t>{definition}</w:t>
      </w:r>
    </w:p>
    <w:p w14:paraId="5560307C" w14:textId="77777777" w:rsidR="00E40F48" w:rsidRPr="00935BD4" w:rsidRDefault="00E40F48" w:rsidP="00E40F48"/>
    <w:p w14:paraId="6630D8F7" w14:textId="77777777" w:rsidR="00E40F48" w:rsidRPr="00935BD4" w:rsidRDefault="00E40F48" w:rsidP="00E40F48">
      <w:r w:rsidRPr="00935BD4">
        <w:rPr>
          <w:rFonts w:hint="eastAsia"/>
        </w:rPr>
        <w:t>\paragraph{</w:t>
      </w:r>
      <w:r w:rsidRPr="00BC3EFE">
        <w:rPr>
          <w:rFonts w:hint="eastAsia"/>
          <w:b/>
          <w:bCs/>
        </w:rPr>
        <w:t>Apriori monotonicity</w:t>
      </w:r>
      <w:r w:rsidRPr="00935BD4">
        <w:rPr>
          <w:rFonts w:hint="eastAsia"/>
        </w:rPr>
        <w:t>.}</w:t>
      </w:r>
    </w:p>
    <w:p w14:paraId="7B00665A" w14:textId="77777777" w:rsidR="00E40F48" w:rsidRPr="00935BD4" w:rsidRDefault="00E40F48" w:rsidP="00BC3EFE">
      <w:pPr>
        <w:pStyle w:val="code"/>
      </w:pPr>
    </w:p>
    <w:p w14:paraId="3916D17A" w14:textId="77777777" w:rsidR="00BC3EFE" w:rsidRDefault="00E40F48" w:rsidP="00E40F48">
      <w:pPr>
        <w:pStyle w:val="code"/>
      </w:pPr>
      <w:r w:rsidRPr="00E40F48">
        <w:rPr>
          <w:rFonts w:hint="eastAsia"/>
          <w:color w:val="7030A0"/>
        </w:rPr>
        <w:t>\begin</w:t>
      </w:r>
      <w:r w:rsidRPr="00935BD4">
        <w:rPr>
          <w:rFonts w:hint="eastAsia"/>
        </w:rPr>
        <w:t>{lemma}</w:t>
      </w:r>
    </w:p>
    <w:p w14:paraId="422AE49D" w14:textId="06BE573E" w:rsidR="00E40F48" w:rsidRPr="00935BD4" w:rsidRDefault="00E40F48" w:rsidP="00E40F48">
      <w:r w:rsidRPr="00935BD4">
        <w:rPr>
          <w:rFonts w:hint="eastAsia"/>
        </w:rPr>
        <w:lastRenderedPageBreak/>
        <w:t>[Monotonicity of dense-start sets]</w:t>
      </w:r>
      <w:r w:rsidRPr="00BC3EFE">
        <w:rPr>
          <w:rFonts w:hint="eastAsia"/>
          <w:color w:val="C0C0C0"/>
        </w:rPr>
        <w:t>\label{lem:apriori}</w:t>
      </w:r>
      <w:r w:rsidR="00FE0E28">
        <w:t xml:space="preserve"> </w:t>
      </w:r>
      <w:r w:rsidRPr="00935BD4">
        <w:rPr>
          <w:rFonts w:hint="eastAsia"/>
        </w:rPr>
        <w:t>For any pattern $P$ and its subset $Q \subset P$,</w:t>
      </w:r>
      <w:r w:rsidR="00FE0E28">
        <w:t xml:space="preserve"> </w:t>
      </w:r>
      <w:r w:rsidRPr="00935BD4">
        <w:rPr>
          <w:rFonts w:hint="eastAsia"/>
        </w:rPr>
        <w:t>and any spatial start vector $\bm{s}_{\mathrm{sp}}$,</w:t>
      </w:r>
    </w:p>
    <w:p w14:paraId="02912F55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>\[</w:t>
      </w:r>
    </w:p>
    <w:p w14:paraId="16D1909F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\mathcal{T}_\theta(P,\bm{s}_{\mathrm{sp}})</w:t>
      </w:r>
    </w:p>
    <w:p w14:paraId="00A5D4D9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\subseteq</w:t>
      </w:r>
    </w:p>
    <w:p w14:paraId="74E32BF8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 xml:space="preserve">  \mathcal{T}_\theta(Q,\bm{s}_{\mathrm{sp}})</w:t>
      </w:r>
    </w:p>
    <w:p w14:paraId="4A1AD091" w14:textId="77777777" w:rsidR="00E40F48" w:rsidRPr="00935BD4" w:rsidRDefault="00E40F48" w:rsidP="00BC3EFE">
      <w:pPr>
        <w:pStyle w:val="code"/>
      </w:pPr>
      <w:r w:rsidRPr="00935BD4">
        <w:rPr>
          <w:rFonts w:hint="eastAsia"/>
        </w:rPr>
        <w:t>\]</w:t>
      </w:r>
    </w:p>
    <w:p w14:paraId="01C01948" w14:textId="77777777" w:rsidR="00E40F48" w:rsidRPr="00935BD4" w:rsidRDefault="00E40F48" w:rsidP="00E40F48">
      <w:r w:rsidRPr="00935BD4">
        <w:rPr>
          <w:rFonts w:hint="eastAsia"/>
        </w:rPr>
        <w:t>holds.</w:t>
      </w:r>
    </w:p>
    <w:p w14:paraId="41968106" w14:textId="44A6B2F3" w:rsidR="00E40F48" w:rsidRPr="00935BD4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935BD4">
        <w:rPr>
          <w:rFonts w:hint="eastAsia"/>
        </w:rPr>
        <w:t>{lemma}</w:t>
      </w:r>
    </w:p>
    <w:p w14:paraId="45E0A0EB" w14:textId="77777777" w:rsidR="00E40F48" w:rsidRPr="00935BD4" w:rsidRDefault="00E40F48" w:rsidP="00E40F48"/>
    <w:p w14:paraId="558A2AC4" w14:textId="77777777" w:rsidR="00E40F48" w:rsidRPr="00935BD4" w:rsidRDefault="00E40F48" w:rsidP="00E40F48">
      <w:r w:rsidRPr="00935BD4">
        <w:rPr>
          <w:rFonts w:hint="eastAsia"/>
        </w:rPr>
        <w:t>The proof is given in Appendix~\ref{sec:proofs}.</w:t>
      </w:r>
    </w:p>
    <w:p w14:paraId="3097816A" w14:textId="77777777" w:rsidR="00E40F48" w:rsidRPr="00935BD4" w:rsidRDefault="00E40F48" w:rsidP="00E40F48"/>
    <w:p w14:paraId="4D5664F9" w14:textId="15B9F934" w:rsidR="00E40F48" w:rsidRPr="00935BD4" w:rsidRDefault="00E40F48" w:rsidP="00E40F48">
      <w:r w:rsidRPr="00935BD4">
        <w:rPr>
          <w:rFonts w:hint="eastAsia"/>
        </w:rPr>
        <w:t>By Lemma~\ref{lem:apriori},</w:t>
      </w:r>
      <w:r w:rsidR="00FE0E28">
        <w:t xml:space="preserve"> </w:t>
      </w:r>
      <w:r w:rsidRPr="00935BD4">
        <w:rPr>
          <w:rFonts w:hint="eastAsia"/>
        </w:rPr>
        <w:t>the dense-start set of a size-$k$ pattern $P$</w:t>
      </w:r>
      <w:r w:rsidR="00FE0E28">
        <w:t xml:space="preserve"> </w:t>
      </w:r>
      <w:r w:rsidRPr="00935BD4">
        <w:rPr>
          <w:rFonts w:hint="eastAsia"/>
        </w:rPr>
        <w:t>is contained within the dense intervals</w:t>
      </w:r>
      <w:r w:rsidR="00FE0E28">
        <w:t xml:space="preserve"> </w:t>
      </w:r>
      <w:r w:rsidRPr="00935BD4">
        <w:rPr>
          <w:rFonts w:hint="eastAsia"/>
        </w:rPr>
        <w:t>of each $(k{-}1)$-subset of $P$.</w:t>
      </w:r>
      <w:r w:rsidR="00FE0E28">
        <w:t xml:space="preserve"> </w:t>
      </w:r>
      <w:r w:rsidRPr="00935BD4">
        <w:rPr>
          <w:rFonts w:hint="eastAsia"/>
        </w:rPr>
        <w:t>The proposed method exploits this property</w:t>
      </w:r>
      <w:r w:rsidR="00FE0E28">
        <w:t xml:space="preserve"> </w:t>
      </w:r>
      <w:r w:rsidRPr="00935BD4">
        <w:rPr>
          <w:rFonts w:hint="eastAsia"/>
        </w:rPr>
        <w:t>by using \emph{intersection of $(k{-}1)$-subset interval maps}</w:t>
      </w:r>
      <w:r w:rsidR="00FE0E28">
        <w:t xml:space="preserve"> </w:t>
      </w:r>
      <w:r w:rsidRPr="00935BD4">
        <w:rPr>
          <w:rFonts w:hint="eastAsia"/>
        </w:rPr>
        <w:t>as candidate intervals (\S\ref{sec:alg_k2}).</w:t>
      </w:r>
    </w:p>
    <w:p w14:paraId="066C92AE" w14:textId="77777777" w:rsidR="00E40F48" w:rsidRPr="00935BD4" w:rsidRDefault="00E40F48" w:rsidP="00E40F48"/>
    <w:p w14:paraId="2AEDF460" w14:textId="77777777" w:rsidR="00BC3EFE" w:rsidRDefault="00BC3EFE" w:rsidP="00BC3EFE">
      <w:pPr>
        <w:pStyle w:val="2"/>
      </w:pPr>
      <w:r>
        <w:rPr>
          <w:rFonts w:hint="eastAsia"/>
        </w:rPr>
        <w:t>\subsection</w:t>
      </w:r>
      <w:r w:rsidR="00E40F48" w:rsidRPr="00935BD4">
        <w:rPr>
          <w:rFonts w:hint="eastAsia"/>
        </w:rPr>
        <w:t>{$d$-Dimensional Dense Region Detection Problem}</w:t>
      </w:r>
    </w:p>
    <w:p w14:paraId="0E43D81C" w14:textId="3B6EF65C" w:rsidR="00E40F48" w:rsidRPr="00935BD4" w:rsidRDefault="00E40F48" w:rsidP="00BC3EFE">
      <w:pPr>
        <w:pStyle w:val="code"/>
      </w:pPr>
      <w:r w:rsidRPr="00935BD4">
        <w:rPr>
          <w:rFonts w:hint="eastAsia"/>
        </w:rPr>
        <w:t>\label{sec:dense_detection}</w:t>
      </w:r>
    </w:p>
    <w:p w14:paraId="4E9C26B5" w14:textId="2DA2BA7E" w:rsidR="00E40F48" w:rsidRPr="00935BD4" w:rsidRDefault="00E40F48" w:rsidP="00E40F48">
      <w:r w:rsidRPr="00935BD4">
        <w:rPr>
          <w:rFonts w:hint="eastAsia"/>
        </w:rPr>
        <w:t>The $d$-dimensional dense region detection problem is</w:t>
      </w:r>
      <w:del w:id="94" w:author="William Brooks" w:date="2026-05-01T14:57:00Z" w16du:dateUtc="2026-05-01T05:57:00Z">
        <w:r w:rsidRPr="00935BD4" w:rsidDel="001135D0">
          <w:rPr>
            <w:rFonts w:hint="eastAsia"/>
          </w:rPr>
          <w:delText>,</w:delText>
        </w:r>
      </w:del>
      <w:r w:rsidR="00BC3EFE">
        <w:rPr>
          <w:rFonts w:hint="eastAsia"/>
        </w:rPr>
        <w:t xml:space="preserve"> </w:t>
      </w:r>
      <w:ins w:id="95" w:author="William Brooks" w:date="2026-05-01T14:57:00Z" w16du:dateUtc="2026-05-01T05:57:00Z">
        <w:r w:rsidR="001135D0">
          <w:t>(</w:t>
        </w:r>
      </w:ins>
      <w:r w:rsidRPr="00935BD4">
        <w:rPr>
          <w:rFonts w:hint="eastAsia"/>
        </w:rPr>
        <w:t>given a $d$-dimensional transaction sequence $\mathcal{D}$,</w:t>
      </w:r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window widths</w:t>
      </w:r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$\bm{W} = (W_0, W_1, \ldots, W_{d-1}) \in \mathbb{Z}_{&gt;0}^d$,</w:t>
      </w:r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and a support threshold $\theta$</w:t>
      </w:r>
      <w:ins w:id="96" w:author="William Brooks" w:date="2026-05-01T14:57:00Z" w16du:dateUtc="2026-05-01T05:57:00Z">
        <w:r w:rsidR="001135D0">
          <w:t>)</w:t>
        </w:r>
      </w:ins>
      <w:del w:id="97" w:author="William Brooks" w:date="2026-05-01T14:57:00Z" w16du:dateUtc="2026-05-01T05:57:00Z">
        <w:r w:rsidRPr="00935BD4" w:rsidDel="001135D0">
          <w:rPr>
            <w:rFonts w:hint="eastAsia"/>
          </w:rPr>
          <w:delText>,</w:delText>
        </w:r>
      </w:del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to find the complete set of dense regions</w:t>
      </w:r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$\mathcal{R}_\theta(P)</w:t>
      </w:r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= \{(\bm{s}_{\mathrm{sp}}, [a_j,\, b_j + W_0])\}$</w:t>
      </w:r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for each pattern $P$.</w:t>
      </w:r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The window along each axis $k$ is a closed interval</w:t>
      </w:r>
      <w:r w:rsidR="00BC3EFE">
        <w:rPr>
          <w:rFonts w:hint="eastAsia"/>
        </w:rPr>
        <w:t xml:space="preserve"> </w:t>
      </w:r>
      <w:r w:rsidRPr="00935BD4">
        <w:rPr>
          <w:rFonts w:hint="eastAsia"/>
        </w:rPr>
        <w:t>$[s_k, s_k + W_k]$ ($W_k + 1$ bins).</w:t>
      </w:r>
    </w:p>
    <w:p w14:paraId="5785CEEF" w14:textId="77777777" w:rsidR="00E40F48" w:rsidRPr="00935BD4" w:rsidRDefault="00E40F48" w:rsidP="00E40F48"/>
    <w:p w14:paraId="439BC043" w14:textId="6F2D115B" w:rsidR="00E40F48" w:rsidRPr="00D91FC3" w:rsidRDefault="00BC3EFE" w:rsidP="00BC3EFE">
      <w:pPr>
        <w:pStyle w:val="1"/>
      </w:pPr>
      <w:r>
        <w:rPr>
          <w:rFonts w:hint="eastAsia"/>
        </w:rPr>
        <w:t>\section</w:t>
      </w:r>
      <w:r w:rsidR="00E40F48" w:rsidRPr="00D91FC3">
        <w:rPr>
          <w:rFonts w:hint="eastAsia"/>
        </w:rPr>
        <w:t>{Proposed Method: Multi-Dimensional Apriori-Window Algorithm}</w:t>
      </w:r>
    </w:p>
    <w:p w14:paraId="492BA83A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\label{sec:method}</w:t>
      </w:r>
    </w:p>
    <w:p w14:paraId="3EB1482E" w14:textId="39BABF7E" w:rsidR="00E40F48" w:rsidRPr="00D91FC3" w:rsidRDefault="00E40F48" w:rsidP="00E40F48">
      <w:r w:rsidRPr="00D91FC3">
        <w:rPr>
          <w:rFonts w:hint="eastAsia"/>
        </w:rPr>
        <w:t>We propose the \textbf{Multi-Dimensional Apriori-Window algorithm}</w:t>
      </w:r>
      <w:r w:rsidR="00FE0E28">
        <w:rPr>
          <w:rFonts w:hint="eastAsia"/>
        </w:rPr>
        <w:t xml:space="preserve"> </w:t>
      </w:r>
      <w:r w:rsidRPr="00D91FC3">
        <w:rPr>
          <w:rFonts w:hint="eastAsia"/>
        </w:rPr>
        <w:t>to solve the problem in \S\ref{sec:dense_detection}.</w:t>
      </w:r>
    </w:p>
    <w:p w14:paraId="322AD88A" w14:textId="77777777" w:rsidR="00E40F48" w:rsidRPr="00D91FC3" w:rsidRDefault="00E40F48" w:rsidP="00E40F48"/>
    <w:p w14:paraId="1C7D5108" w14:textId="77978BC1" w:rsidR="00E40F48" w:rsidRPr="00D91FC3" w:rsidRDefault="00BC3EFE" w:rsidP="00BC3EFE">
      <w:pPr>
        <w:pStyle w:val="2"/>
      </w:pPr>
      <w:r>
        <w:rPr>
          <w:rFonts w:hint="eastAsia"/>
        </w:rPr>
        <w:t>\subsection</w:t>
      </w:r>
      <w:r w:rsidR="00E40F48" w:rsidRPr="00D91FC3">
        <w:rPr>
          <w:rFonts w:hint="eastAsia"/>
        </w:rPr>
        <w:t>{1D Multiset Reduction via Fixed Spatial Start Points}\label{sec:binsearch}</w:t>
      </w:r>
    </w:p>
    <w:p w14:paraId="73D45523" w14:textId="732D820C" w:rsidR="00E40F48" w:rsidRPr="00D91FC3" w:rsidRDefault="00E40F48" w:rsidP="00E40F48">
      <w:r w:rsidRPr="00D91FC3">
        <w:rPr>
          <w:rFonts w:hint="eastAsia"/>
        </w:rPr>
        <w:t>For a pattern $P$ and a fixed spatial start point</w:t>
      </w:r>
      <w:r w:rsidR="00FE0E28">
        <w:t xml:space="preserve"> </w:t>
      </w:r>
      <w:r w:rsidRPr="00D91FC3">
        <w:rPr>
          <w:rFonts w:hint="eastAsia"/>
        </w:rPr>
        <w:t>$\bm{s}_{\mathrm{sp}}$,</w:t>
      </w:r>
      <w:r w:rsidR="00FE0E28">
        <w:t xml:space="preserve"> </w:t>
      </w:r>
      <w:r w:rsidRPr="00D91FC3">
        <w:rPr>
          <w:rFonts w:hint="eastAsia"/>
        </w:rPr>
        <w:t>we construct the temporal multiset</w:t>
      </w:r>
      <w:r w:rsidR="00FE0E28">
        <w:t xml:space="preserve"> </w:t>
      </w:r>
      <w:r w:rsidRPr="00D91FC3">
        <w:rPr>
          <w:rFonts w:hint="eastAsia"/>
        </w:rPr>
        <w:t>$L_P(\bm{s}_{\mathrm{sp}})$</w:t>
      </w:r>
      <w:r w:rsidR="00FE0E28">
        <w:t xml:space="preserve"> </w:t>
      </w:r>
      <w:r w:rsidRPr="00D91FC3">
        <w:rPr>
          <w:rFonts w:hint="eastAsia"/>
        </w:rPr>
        <w:t>from Definition~\ref{def:collapsed_multiset_nd}.</w:t>
      </w:r>
      <w:r w:rsidR="00FE0E28">
        <w:t xml:space="preserve"> </w:t>
      </w:r>
      <w:r w:rsidRPr="00D91FC3">
        <w:rPr>
          <w:rFonts w:hint="eastAsia"/>
        </w:rPr>
        <w:t xml:space="preserve">This is obtained by distributing each </w:t>
      </w:r>
      <w:r w:rsidRPr="00D91FC3">
        <w:rPr>
          <w:rFonts w:hint="eastAsia"/>
        </w:rPr>
        <w:lastRenderedPageBreak/>
        <w:t>occurrence transaction of $P$</w:t>
      </w:r>
      <w:r w:rsidR="00FE0E28">
        <w:t xml:space="preserve"> </w:t>
      </w:r>
      <w:r w:rsidRPr="00D91FC3">
        <w:rPr>
          <w:rFonts w:hint="eastAsia"/>
        </w:rPr>
        <w:t>to all spatial start points whose window contains that transaction.</w:t>
      </w:r>
    </w:p>
    <w:p w14:paraId="33D309F7" w14:textId="77777777" w:rsidR="00E40F48" w:rsidRPr="00D91FC3" w:rsidRDefault="00E40F48" w:rsidP="00E40F48"/>
    <w:p w14:paraId="33227B90" w14:textId="5863A77B" w:rsidR="00E40F48" w:rsidRPr="00D91FC3" w:rsidRDefault="00E40F48" w:rsidP="00E40F48">
      <w:r w:rsidRPr="00D91FC3">
        <w:rPr>
          <w:rFonts w:hint="eastAsia"/>
        </w:rPr>
        <w:t>\paragraph{</w:t>
      </w:r>
      <w:r w:rsidRPr="00FE0E28">
        <w:rPr>
          <w:rFonts w:hint="eastAsia"/>
          <w:b/>
          <w:bCs/>
        </w:rPr>
        <w:t>Distribution to spatial start points</w:t>
      </w:r>
      <w:r w:rsidRPr="00D91FC3">
        <w:rPr>
          <w:rFonts w:hint="eastAsia"/>
        </w:rPr>
        <w:t>.}</w:t>
      </w:r>
      <w:r w:rsidR="00FE0E28">
        <w:t xml:space="preserve"> </w:t>
      </w:r>
      <w:r w:rsidRPr="00D91FC3">
        <w:rPr>
          <w:rFonts w:hint="eastAsia"/>
        </w:rPr>
        <w:t>When a transaction containing pattern $P$</w:t>
      </w:r>
      <w:r w:rsidR="00FE0E28">
        <w:t xml:space="preserve"> </w:t>
      </w:r>
      <w:r w:rsidRPr="00D91FC3">
        <w:rPr>
          <w:rFonts w:hint="eastAsia"/>
        </w:rPr>
        <w:t>resides at discrete coordinates</w:t>
      </w:r>
    </w:p>
    <w:p w14:paraId="4CEB0BD8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\[</w:t>
      </w:r>
    </w:p>
    <w:p w14:paraId="703230B6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\bm{b} = (b^{(0)}, b^{(1)}, \ldots, b^{(d-1)}),</w:t>
      </w:r>
    </w:p>
    <w:p w14:paraId="5083AEC0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\]</w:t>
      </w:r>
    </w:p>
    <w:p w14:paraId="6A45360A" w14:textId="2F23E5E9" w:rsidR="00E40F48" w:rsidRPr="00D91FC3" w:rsidRDefault="00E40F48" w:rsidP="00E40F48">
      <w:r w:rsidRPr="00D91FC3">
        <w:rPr>
          <w:rFonts w:hint="eastAsia"/>
        </w:rPr>
        <w:t>the $k$-th component ($k \geq 1$)</w:t>
      </w:r>
      <w:r w:rsidR="00FE0E28">
        <w:rPr>
          <w:rFonts w:hint="eastAsia"/>
        </w:rPr>
        <w:t xml:space="preserve"> </w:t>
      </w:r>
      <w:r w:rsidRPr="00D91FC3">
        <w:rPr>
          <w:rFonts w:hint="eastAsia"/>
        </w:rPr>
        <w:t>of a spatial start point containing this transaction satisfies</w:t>
      </w:r>
    </w:p>
    <w:p w14:paraId="7C370A80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\[</w:t>
      </w:r>
    </w:p>
    <w:p w14:paraId="669ACDC7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s_k \in [\max(0,\, b^{(k)} - W_k),\; b^{(k)}].</w:t>
      </w:r>
    </w:p>
    <w:p w14:paraId="5BD5401B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\]</w:t>
      </w:r>
    </w:p>
    <w:p w14:paraId="1F092C78" w14:textId="77777777" w:rsidR="00E40F48" w:rsidRPr="00D91FC3" w:rsidRDefault="00E40F48" w:rsidP="00E40F48">
      <w:r w:rsidRPr="00D91FC3">
        <w:rPr>
          <w:rFonts w:hint="eastAsia"/>
        </w:rPr>
        <w:t>Therefore, one occurrence contributes to at most</w:t>
      </w:r>
    </w:p>
    <w:p w14:paraId="3DFBB735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\[</w:t>
      </w:r>
    </w:p>
    <w:p w14:paraId="7CB04E42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W_{\mathrm{sp}} = \prod_{k=1}^{d-1} (W_k + 1)</w:t>
      </w:r>
    </w:p>
    <w:p w14:paraId="12B72A4C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\]</w:t>
      </w:r>
    </w:p>
    <w:p w14:paraId="17DE63E1" w14:textId="77777777" w:rsidR="00E40F48" w:rsidRPr="00D91FC3" w:rsidRDefault="00E40F48" w:rsidP="00E40F48">
      <w:r w:rsidRPr="00D91FC3">
        <w:rPr>
          <w:rFonts w:hint="eastAsia"/>
        </w:rPr>
        <w:t>spatial start points.</w:t>
      </w:r>
    </w:p>
    <w:p w14:paraId="49AA600A" w14:textId="77777777" w:rsidR="00E40F48" w:rsidRPr="00D91FC3" w:rsidRDefault="00E40F48" w:rsidP="00E40F48"/>
    <w:p w14:paraId="3505B1A3" w14:textId="038C824B" w:rsidR="00E40F48" w:rsidRPr="00D91FC3" w:rsidRDefault="00E40F48" w:rsidP="00E40F48">
      <w:r w:rsidRPr="00D91FC3">
        <w:rPr>
          <w:rFonts w:hint="eastAsia"/>
        </w:rPr>
        <w:t>\paragraph{</w:t>
      </w:r>
      <w:r w:rsidRPr="00BC3EFE">
        <w:rPr>
          <w:rFonts w:hint="eastAsia"/>
          <w:b/>
          <w:bCs/>
        </w:rPr>
        <w:t>Construction cost</w:t>
      </w:r>
      <w:r w:rsidRPr="00D91FC3">
        <w:rPr>
          <w:rFonts w:hint="eastAsia"/>
        </w:rPr>
        <w:t>.}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Let $N_P$ denote the number of occurrence transactions of pattern $P$.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Construction costs $O(N_P \cdot W_{\mathrm{sp}})$;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including sorting, the total is $O(\widetilde N_P \log \widetilde N_P)$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where $\widetilde N_P = N_P \cdot W_{\mathrm{sp}}$.</w:t>
      </w:r>
    </w:p>
    <w:p w14:paraId="367C8B23" w14:textId="77777777" w:rsidR="00E40F48" w:rsidRPr="00D91FC3" w:rsidRDefault="00E40F48" w:rsidP="00E40F48"/>
    <w:p w14:paraId="10A9E8E1" w14:textId="2F4A3059" w:rsidR="00E40F48" w:rsidRPr="00D91FC3" w:rsidRDefault="00BC3EFE" w:rsidP="00BC3EFE">
      <w:pPr>
        <w:pStyle w:val="2"/>
      </w:pPr>
      <w:r>
        <w:rPr>
          <w:rFonts w:hint="eastAsia"/>
        </w:rPr>
        <w:t>\subsection</w:t>
      </w:r>
      <w:r w:rsidR="00E40F48" w:rsidRPr="00D91FC3">
        <w:rPr>
          <w:rFonts w:hint="eastAsia"/>
        </w:rPr>
        <w:t>{Duplicate-Aware Interval Solver on the $t$-Axis}\label{sec:t_stride}</w:t>
      </w:r>
    </w:p>
    <w:p w14:paraId="004C18F4" w14:textId="2C4922E6" w:rsidR="00E40F48" w:rsidRPr="00D91FC3" w:rsidRDefault="00E40F48" w:rsidP="00E40F48">
      <w:r w:rsidRPr="00D91FC3">
        <w:rPr>
          <w:rFonts w:hint="eastAsia"/>
        </w:rPr>
        <w:t>For a fixed spatial start point $\bm{s}_{\mathrm{sp}}$,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we compute dense intervals from the sorted multiset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$L = L_P(\bm{s}_{\mathrm{sp}})$.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In two or more dimensions,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multiple transactions may share the same timestamp,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producing duplicates in $L$.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Consequently, the simple ``$+1$ jump'' of the one-dimensional case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cannot be directly applied.</w:t>
      </w:r>
    </w:p>
    <w:p w14:paraId="0265F214" w14:textId="77777777" w:rsidR="00E40F48" w:rsidRPr="00D91FC3" w:rsidRDefault="00E40F48" w:rsidP="00E40F48"/>
    <w:p w14:paraId="0F4D0DA8" w14:textId="67B2B041" w:rsidR="00E40F48" w:rsidRPr="00D91FC3" w:rsidRDefault="00E40F48" w:rsidP="00E40F48">
      <w:r w:rsidRPr="00D91FC3">
        <w:rPr>
          <w:rFonts w:hint="eastAsia"/>
        </w:rPr>
        <w:t>The key idea is a two-branch stride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governed by the comparison of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the window count $c$ and the threshold $\theta$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(Figure~\ref{fig:t_stride}).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When $c &lt; \theta$ (non-dense),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the left endpoint $l$ jumps to the position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where the next event enters the window,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skipping unnecessary scans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(Eq.~\eqref{eq:jump_empty}, Figure~\ref{fig:t_stride}(b)).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When $c \geq \theta$ (dense),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the surplus $c - \theta$ determines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a contiguous block $[l, l_{\mathrm{dense}}]$ of left endpoints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that are all guaranteed to be dense,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and this entire block is output as a dense interval in bulk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(Eq.~\eqref{eq:jump_dense}, Figure~\ref{fig:t_stride}(a)).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The correctness of this bulk processing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is guaranteed by Lemma~\ref{lem:stride}.</w:t>
      </w:r>
    </w:p>
    <w:p w14:paraId="1A11905E" w14:textId="77777777" w:rsidR="00E40F48" w:rsidRPr="00D91FC3" w:rsidRDefault="00E40F48" w:rsidP="00E40F48"/>
    <w:p w14:paraId="2EDC31AD" w14:textId="77777777" w:rsidR="00E40F48" w:rsidRPr="00D91FC3" w:rsidRDefault="00E40F48" w:rsidP="00E40F48">
      <w:r w:rsidRPr="00D91FC3">
        <w:rPr>
          <w:rFonts w:hint="eastAsia"/>
        </w:rPr>
        <w:t>Specifically, the left endpoint update in the non-dense case is</w:t>
      </w:r>
    </w:p>
    <w:p w14:paraId="506A9748" w14:textId="65A88DD1" w:rsidR="00E40F48" w:rsidRPr="00D91FC3" w:rsidRDefault="00E40F48" w:rsidP="00BC3EFE">
      <w:pPr>
        <w:pStyle w:val="code"/>
      </w:pPr>
      <w:r w:rsidRPr="00E40F48">
        <w:rPr>
          <w:rFonts w:hint="eastAsia"/>
          <w:color w:val="7030A0"/>
        </w:rPr>
        <w:t>\begin</w:t>
      </w:r>
      <w:r w:rsidRPr="00D91FC3">
        <w:rPr>
          <w:rFonts w:hint="eastAsia"/>
        </w:rPr>
        <w:t>{equation}\label{eq:jump_empty}</w:t>
      </w:r>
    </w:p>
    <w:p w14:paraId="243A9267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l \leftarrow \max(l+1,\; L[\mathrm{next}] - W_0)</w:t>
      </w:r>
    </w:p>
    <w:p w14:paraId="760F4CCF" w14:textId="1218A98C" w:rsidR="00E40F48" w:rsidRPr="00D91FC3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D91FC3">
        <w:rPr>
          <w:rFonts w:hint="eastAsia"/>
        </w:rPr>
        <w:t>{equation}</w:t>
      </w:r>
    </w:p>
    <w:p w14:paraId="39487A74" w14:textId="4A227748" w:rsidR="00E40F48" w:rsidRPr="00D91FC3" w:rsidRDefault="00E40F48" w:rsidP="00E40F48">
      <w:r w:rsidRPr="00D91FC3">
        <w:rPr>
          <w:rFonts w:hint="eastAsia"/>
        </w:rPr>
        <w:t>where $L[\mathrm{next}]$ is the first event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outside the right boundary of the current window.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In the dense case, the block right boundary is</w:t>
      </w:r>
    </w:p>
    <w:p w14:paraId="2C8E7BD9" w14:textId="00549EDB" w:rsidR="00E40F48" w:rsidRPr="00D91FC3" w:rsidRDefault="00E40F48" w:rsidP="00E40F48">
      <w:pPr>
        <w:pStyle w:val="code"/>
      </w:pPr>
      <w:r w:rsidRPr="00E40F48">
        <w:rPr>
          <w:rFonts w:hint="eastAsia"/>
          <w:color w:val="7030A0"/>
        </w:rPr>
        <w:t>\begin</w:t>
      </w:r>
      <w:r w:rsidRPr="00D91FC3">
        <w:rPr>
          <w:rFonts w:hint="eastAsia"/>
        </w:rPr>
        <w:t>{equation}\label{eq:jump_dense}</w:t>
      </w:r>
    </w:p>
    <w:p w14:paraId="71320726" w14:textId="77777777" w:rsidR="00E40F48" w:rsidRPr="00D91FC3" w:rsidRDefault="00E40F48" w:rsidP="00FE0E28">
      <w:pPr>
        <w:pStyle w:val="code"/>
      </w:pPr>
      <w:r w:rsidRPr="00D91FC3">
        <w:rPr>
          <w:rFonts w:hint="eastAsia"/>
        </w:rPr>
        <w:t xml:space="preserve">  l_{\mathrm{dense}} = L[l_{\mathrm{lo}} + (c - \theta)]</w:t>
      </w:r>
    </w:p>
    <w:p w14:paraId="27493C69" w14:textId="79EF1D85" w:rsidR="00E40F48" w:rsidRPr="00D91FC3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D91FC3">
        <w:rPr>
          <w:rFonts w:hint="eastAsia"/>
        </w:rPr>
        <w:t>{equation}</w:t>
      </w:r>
    </w:p>
    <w:p w14:paraId="3D55DF1D" w14:textId="4FEBAF02" w:rsidR="00E40F48" w:rsidRPr="00D91FC3" w:rsidRDefault="00E40F48" w:rsidP="00E40F48">
      <w:r w:rsidRPr="00D91FC3">
        <w:rPr>
          <w:rFonts w:hint="eastAsia"/>
        </w:rPr>
        <w:t>where $l_{\mathrm{lo}}$ is the first position in $L$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that is $\geq l$.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The dense interval's right endpoint is extended to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$l_{\mathrm{dense}} + W_0$,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and the left endpoint is updated to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$l \leftarrow l_{\mathrm{dense}} + 1$.</w:t>
      </w:r>
    </w:p>
    <w:p w14:paraId="225D2557" w14:textId="77777777" w:rsidR="00E40F48" w:rsidRPr="00D91FC3" w:rsidRDefault="00E40F48" w:rsidP="00E40F48"/>
    <w:p w14:paraId="32FAEACA" w14:textId="77777777" w:rsidR="00BC3EFE" w:rsidRDefault="00E40F48" w:rsidP="00E40F48">
      <w:pPr>
        <w:pStyle w:val="code"/>
      </w:pPr>
      <w:r w:rsidRPr="00E40F48">
        <w:rPr>
          <w:rFonts w:hint="eastAsia"/>
          <w:color w:val="7030A0"/>
        </w:rPr>
        <w:t>\begin</w:t>
      </w:r>
      <w:r w:rsidRPr="00D91FC3">
        <w:rPr>
          <w:rFonts w:hint="eastAsia"/>
        </w:rPr>
        <w:t>{lemma}</w:t>
      </w:r>
    </w:p>
    <w:p w14:paraId="10073B16" w14:textId="2A742813" w:rsidR="00E40F48" w:rsidRPr="00D91FC3" w:rsidRDefault="00E40F48" w:rsidP="00E40F48">
      <w:r w:rsidRPr="00D91FC3">
        <w:rPr>
          <w:rFonts w:hint="eastAsia"/>
        </w:rPr>
        <w:t>[Correctness of the dense block]</w:t>
      </w:r>
      <w:r w:rsidRPr="00BC3EFE">
        <w:rPr>
          <w:rFonts w:hint="eastAsia"/>
          <w:color w:val="C0C0C0"/>
        </w:rPr>
        <w:t>\label{lem:stride}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For $l_{\mathrm{dense}}$ defined by Eq.~\eqref{eq:jump_dense},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for any $l' \in [l,\, l_{\mathrm{dense}}]$,</w:t>
      </w:r>
    </w:p>
    <w:p w14:paraId="0072791D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\[</w:t>
      </w:r>
    </w:p>
    <w:p w14:paraId="429CF0E7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|\{t \in L : l' \leq t \leq l' + W_0\}| \geq \theta</w:t>
      </w:r>
    </w:p>
    <w:p w14:paraId="19D29D92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\]</w:t>
      </w:r>
    </w:p>
    <w:p w14:paraId="3FF3AC33" w14:textId="77777777" w:rsidR="00E40F48" w:rsidRPr="00D91FC3" w:rsidRDefault="00E40F48" w:rsidP="00E40F48">
      <w:r w:rsidRPr="00D91FC3">
        <w:rPr>
          <w:rFonts w:hint="eastAsia"/>
        </w:rPr>
        <w:t>holds.</w:t>
      </w:r>
    </w:p>
    <w:p w14:paraId="02220948" w14:textId="40196BEE" w:rsidR="00E40F48" w:rsidRPr="00D91FC3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D91FC3">
        <w:rPr>
          <w:rFonts w:hint="eastAsia"/>
        </w:rPr>
        <w:t>{lemma}</w:t>
      </w:r>
    </w:p>
    <w:p w14:paraId="6ECAC015" w14:textId="77777777" w:rsidR="00E40F48" w:rsidRPr="00D91FC3" w:rsidRDefault="00E40F48" w:rsidP="00E40F48"/>
    <w:p w14:paraId="7337D6EC" w14:textId="77777777" w:rsidR="00E40F48" w:rsidRPr="00D91FC3" w:rsidRDefault="00E40F48" w:rsidP="00E40F48">
      <w:r w:rsidRPr="00D91FC3">
        <w:rPr>
          <w:rFonts w:hint="eastAsia"/>
        </w:rPr>
        <w:t>The proof is given in Appendix~\ref{sec:proofs}.</w:t>
      </w:r>
    </w:p>
    <w:p w14:paraId="403CFEDD" w14:textId="77777777" w:rsidR="00E40F48" w:rsidRPr="00D91FC3" w:rsidRDefault="00E40F48" w:rsidP="00BC3EFE">
      <w:pPr>
        <w:pStyle w:val="code"/>
      </w:pPr>
    </w:p>
    <w:p w14:paraId="7F0A4A1C" w14:textId="413AEC1F" w:rsidR="00E40F48" w:rsidRPr="00D91FC3" w:rsidRDefault="00E40F48" w:rsidP="00BC3EFE">
      <w:pPr>
        <w:pStyle w:val="code"/>
      </w:pPr>
      <w:r w:rsidRPr="00E40F48">
        <w:rPr>
          <w:rFonts w:hint="eastAsia"/>
          <w:color w:val="7030A0"/>
        </w:rPr>
        <w:t>\begin</w:t>
      </w:r>
      <w:r w:rsidRPr="00D91FC3">
        <w:rPr>
          <w:rFonts w:hint="eastAsia"/>
        </w:rPr>
        <w:t>{figure}[t]</w:t>
      </w:r>
    </w:p>
    <w:p w14:paraId="48CA0E9B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\centering</w:t>
      </w:r>
    </w:p>
    <w:p w14:paraId="0A9F22A9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\includegraphics[width=0.85\columnwidth]{fig/fig3_t_stride.pdf}</w:t>
      </w:r>
    </w:p>
    <w:p w14:paraId="63D3E259" w14:textId="1FC27484" w:rsidR="00E40F48" w:rsidRPr="00D91FC3" w:rsidRDefault="00BC3EFE" w:rsidP="00E40F48">
      <w:r w:rsidRPr="00BC3EFE">
        <w:rPr>
          <w:rFonts w:hint="eastAsia"/>
          <w:color w:val="0070C0"/>
        </w:rPr>
        <w:t>\caption</w:t>
      </w:r>
      <w:r w:rsidR="00E40F48" w:rsidRPr="00D91FC3">
        <w:rPr>
          <w:rFonts w:hint="eastAsia"/>
        </w:rPr>
        <w:t>{Duplicate-aware $t$-axis stride.</w:t>
      </w:r>
      <w:r>
        <w:rPr>
          <w:rFonts w:hint="eastAsia"/>
        </w:rPr>
        <w:t xml:space="preserve"> </w:t>
      </w:r>
      <w:r w:rsidR="00E40F48" w:rsidRPr="00D91FC3">
        <w:rPr>
          <w:rFonts w:hint="eastAsia"/>
        </w:rPr>
        <w:t>Given a sorted multiset</w:t>
      </w:r>
      <w:r>
        <w:rPr>
          <w:rFonts w:hint="eastAsia"/>
        </w:rPr>
        <w:t xml:space="preserve"> </w:t>
      </w:r>
      <w:r w:rsidR="00E40F48" w:rsidRPr="00D91FC3">
        <w:rPr>
          <w:rFonts w:hint="eastAsia"/>
        </w:rPr>
        <w:t>$L = \{\!\{1, 2, 2, 3, 3, 8\}\!\}$</w:t>
      </w:r>
      <w:r>
        <w:rPr>
          <w:rFonts w:hint="eastAsia"/>
        </w:rPr>
        <w:t xml:space="preserve"> </w:t>
      </w:r>
      <w:r w:rsidR="00E40F48" w:rsidRPr="00D91FC3">
        <w:rPr>
          <w:rFonts w:hint="eastAsia"/>
        </w:rPr>
        <w:t>with $W_0{=}3$ and $\theta{=}4$.</w:t>
      </w:r>
      <w:r>
        <w:rPr>
          <w:rFonts w:hint="eastAsia"/>
        </w:rPr>
        <w:t xml:space="preserve"> </w:t>
      </w:r>
      <w:r w:rsidR="00E40F48" w:rsidRPr="00D91FC3">
        <w:rPr>
          <w:rFonts w:hint="eastAsia"/>
        </w:rPr>
        <w:t>(a)~When $c \geq \theta$,</w:t>
      </w:r>
      <w:r>
        <w:rPr>
          <w:rFonts w:hint="eastAsia"/>
        </w:rPr>
        <w:t xml:space="preserve"> </w:t>
      </w:r>
      <w:r w:rsidR="00E40F48" w:rsidRPr="00D91FC3">
        <w:rPr>
          <w:rFonts w:hint="eastAsia"/>
        </w:rPr>
        <w:t>the surplus determines how far the left endpoint</w:t>
      </w:r>
      <w:r>
        <w:rPr>
          <w:rFonts w:hint="eastAsia"/>
        </w:rPr>
        <w:t xml:space="preserve"> </w:t>
      </w:r>
      <w:r w:rsidR="00E40F48" w:rsidRPr="00D91FC3">
        <w:rPr>
          <w:rFonts w:hint="eastAsia"/>
        </w:rPr>
        <w:t>can stride in bulk (Eq.~\eqref{eq:jump_dense}).</w:t>
      </w:r>
      <w:r>
        <w:rPr>
          <w:rFonts w:hint="eastAsia"/>
        </w:rPr>
        <w:t xml:space="preserve"> </w:t>
      </w:r>
      <w:r w:rsidR="00E40F48" w:rsidRPr="00D91FC3">
        <w:rPr>
          <w:rFonts w:hint="eastAsia"/>
        </w:rPr>
        <w:t>(b)~When $c &lt; \theta$,</w:t>
      </w:r>
      <w:r>
        <w:rPr>
          <w:rFonts w:hint="eastAsia"/>
        </w:rPr>
        <w:t xml:space="preserve"> </w:t>
      </w:r>
      <w:r w:rsidR="00E40F48" w:rsidRPr="00D91FC3">
        <w:rPr>
          <w:rFonts w:hint="eastAsia"/>
        </w:rPr>
        <w:t>the window jumps to the next position</w:t>
      </w:r>
      <w:r>
        <w:rPr>
          <w:rFonts w:hint="eastAsia"/>
        </w:rPr>
        <w:t xml:space="preserve"> </w:t>
      </w:r>
      <w:r w:rsidR="00E40F48" w:rsidRPr="00D91FC3">
        <w:rPr>
          <w:rFonts w:hint="eastAsia"/>
        </w:rPr>
        <w:t>where a new event enters (Eq.~\eqref{eq:jump_empty}).</w:t>
      </w:r>
      <w:r>
        <w:rPr>
          <w:rFonts w:hint="eastAsia"/>
        </w:rPr>
        <w:t xml:space="preserve"> </w:t>
      </w:r>
      <w:r w:rsidR="00E40F48" w:rsidRPr="00D91FC3">
        <w:rPr>
          <w:rFonts w:hint="eastAsia"/>
        </w:rPr>
        <w:t>Window color gradient (dark$\to$light blue)</w:t>
      </w:r>
      <w:r>
        <w:rPr>
          <w:rFonts w:hint="eastAsia"/>
        </w:rPr>
        <w:t xml:space="preserve"> </w:t>
      </w:r>
      <w:r w:rsidR="00E40F48" w:rsidRPr="00D91FC3">
        <w:rPr>
          <w:rFonts w:hint="eastAsia"/>
        </w:rPr>
        <w:t>indicates the progression of the left endpoint $l$.}</w:t>
      </w:r>
    </w:p>
    <w:p w14:paraId="529F50FD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\label{fig:t_stride}</w:t>
      </w:r>
    </w:p>
    <w:p w14:paraId="44F2DFE3" w14:textId="1C9D6EA3" w:rsidR="00E40F48" w:rsidRPr="00D91FC3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D91FC3">
        <w:rPr>
          <w:rFonts w:hint="eastAsia"/>
        </w:rPr>
        <w:t>{figure}</w:t>
      </w:r>
    </w:p>
    <w:p w14:paraId="3483E979" w14:textId="77777777" w:rsidR="00E40F48" w:rsidRPr="00D91FC3" w:rsidRDefault="00E40F48" w:rsidP="00E40F48"/>
    <w:p w14:paraId="43A090E9" w14:textId="5446ABCE" w:rsidR="00E40F48" w:rsidRPr="00D91FC3" w:rsidRDefault="00E40F48" w:rsidP="00E40F48">
      <w:pPr>
        <w:pStyle w:val="code"/>
      </w:pPr>
      <w:r w:rsidRPr="00E40F48">
        <w:rPr>
          <w:rFonts w:hint="eastAsia"/>
          <w:color w:val="7030A0"/>
        </w:rPr>
        <w:t>\begin</w:t>
      </w:r>
      <w:r w:rsidRPr="00D91FC3">
        <w:rPr>
          <w:rFonts w:hint="eastAsia"/>
        </w:rPr>
        <w:t>{algorithm}[t]</w:t>
      </w:r>
    </w:p>
    <w:p w14:paraId="01E41F34" w14:textId="18F4A766" w:rsidR="00E40F48" w:rsidRPr="00D91FC3" w:rsidRDefault="00BC3EFE" w:rsidP="00E40F48">
      <w:r w:rsidRPr="00BC3EFE">
        <w:rPr>
          <w:rFonts w:hint="eastAsia"/>
          <w:color w:val="0070C0"/>
        </w:rPr>
        <w:t>\caption</w:t>
      </w:r>
      <w:r w:rsidR="00E40F48" w:rsidRPr="00D91FC3">
        <w:rPr>
          <w:rFonts w:hint="eastAsia"/>
        </w:rPr>
        <w:t>{Duplicate-aware dense interval computation for a fixed spatial start point}</w:t>
      </w:r>
    </w:p>
    <w:p w14:paraId="278DB83A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\label{alg:t_stride}</w:t>
      </w:r>
    </w:p>
    <w:p w14:paraId="02E1549B" w14:textId="682FEA2F" w:rsidR="00E40F48" w:rsidRPr="00D91FC3" w:rsidRDefault="00E40F48" w:rsidP="00E40F48">
      <w:pPr>
        <w:pStyle w:val="code"/>
      </w:pPr>
      <w:r w:rsidRPr="00E40F48">
        <w:rPr>
          <w:rFonts w:hint="eastAsia"/>
          <w:color w:val="7030A0"/>
        </w:rPr>
        <w:t>\begin</w:t>
      </w:r>
      <w:r w:rsidRPr="00D91FC3">
        <w:rPr>
          <w:rFonts w:hint="eastAsia"/>
        </w:rPr>
        <w:t>{algorithmic}[1]</w:t>
      </w:r>
    </w:p>
    <w:p w14:paraId="19776606" w14:textId="4B61AD8F" w:rsidR="00E40F48" w:rsidRPr="00D91FC3" w:rsidRDefault="00FE0E28" w:rsidP="00E40F48">
      <w:r w:rsidRPr="00FE0E28">
        <w:rPr>
          <w:rFonts w:hint="eastAsia"/>
          <w:color w:val="4BACC6"/>
        </w:rPr>
        <w:t xml:space="preserve">\Require </w:t>
      </w:r>
      <w:r w:rsidR="00E40F48" w:rsidRPr="00D91FC3">
        <w:rPr>
          <w:rFonts w:hint="eastAsia"/>
        </w:rPr>
        <w:t>Sorted multiset $L$, temporal window width $W_0$, threshold $\theta$</w:t>
      </w:r>
    </w:p>
    <w:p w14:paraId="1491B200" w14:textId="0D86F407" w:rsidR="00E40F48" w:rsidRPr="00D91FC3" w:rsidRDefault="00FE0E28" w:rsidP="00E40F48">
      <w:r w:rsidRPr="00FE0E28">
        <w:rPr>
          <w:rFonts w:hint="eastAsia"/>
          <w:color w:val="4BACC6"/>
        </w:rPr>
        <w:lastRenderedPageBreak/>
        <w:t xml:space="preserve">\Ensure </w:t>
      </w:r>
      <w:r w:rsidR="00E40F48" w:rsidRPr="00D91FC3">
        <w:rPr>
          <w:rFonts w:hint="eastAsia"/>
        </w:rPr>
        <w:t>Dense interval sequence $\mathcal{R}$</w:t>
      </w:r>
    </w:p>
    <w:p w14:paraId="34666EDC" w14:textId="2C47199B" w:rsidR="00E40F48" w:rsidRPr="00D91FC3" w:rsidRDefault="008B0F75" w:rsidP="00BC3EFE">
      <w:pPr>
        <w:pStyle w:val="code"/>
      </w:pPr>
      <w:r w:rsidRPr="008B0F75">
        <w:rPr>
          <w:rFonts w:hint="eastAsia"/>
        </w:rPr>
        <w:t>\State</w:t>
      </w:r>
      <w:r w:rsidR="00E40F48" w:rsidRPr="00D91FC3">
        <w:rPr>
          <w:rFonts w:hint="eastAsia"/>
        </w:rPr>
        <w:t xml:space="preserve"> $\mathcal{R} \leftarrow \emptyset$</w:t>
      </w:r>
    </w:p>
    <w:p w14:paraId="58B7C4FD" w14:textId="37DB2618" w:rsidR="00E40F48" w:rsidRPr="00D91FC3" w:rsidRDefault="008B0F75" w:rsidP="00BC3EFE">
      <w:pPr>
        <w:pStyle w:val="code"/>
      </w:pPr>
      <w:r w:rsidRPr="008B0F75">
        <w:rPr>
          <w:rFonts w:hint="eastAsia"/>
        </w:rPr>
        <w:t>\State</w:t>
      </w:r>
      <w:r w:rsidR="00E40F48" w:rsidRPr="00D91FC3">
        <w:rPr>
          <w:rFonts w:hint="eastAsia"/>
        </w:rPr>
        <w:t xml:space="preserve"> $l \leftarrow \max(0,\, L[\theta-1] - W_0)$</w:t>
      </w:r>
    </w:p>
    <w:p w14:paraId="1D0CFA4D" w14:textId="5EC7FAE8" w:rsidR="00E40F48" w:rsidRPr="00D91FC3" w:rsidRDefault="008B0F75" w:rsidP="00BC3EFE">
      <w:pPr>
        <w:pStyle w:val="code"/>
      </w:pPr>
      <w:r w:rsidRPr="008B0F75">
        <w:rPr>
          <w:rFonts w:hint="eastAsia"/>
        </w:rPr>
        <w:t>\State</w:t>
      </w:r>
      <w:r w:rsidR="00E40F48" w:rsidRPr="00D91FC3">
        <w:rPr>
          <w:rFonts w:hint="eastAsia"/>
        </w:rPr>
        <w:t xml:space="preserve"> $\mathit{open} \leftarrow \mathrm{false}$</w:t>
      </w:r>
    </w:p>
    <w:p w14:paraId="15EB0E07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\While{$l \leq L[\mathrm{last}]$}</w:t>
      </w:r>
    </w:p>
    <w:p w14:paraId="7585E2E7" w14:textId="252CFB7B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</w:t>
      </w:r>
      <w:r w:rsidR="008B0F75" w:rsidRPr="008B0F75">
        <w:rPr>
          <w:rFonts w:hint="eastAsia"/>
        </w:rPr>
        <w:t>\State</w:t>
      </w:r>
      <w:r w:rsidRPr="00D91FC3">
        <w:rPr>
          <w:rFonts w:hint="eastAsia"/>
        </w:rPr>
        <w:t xml:space="preserve"> $l_{\mathrm{lo}} \leftarrow \mathrm{lower\_bound}(L, l)$</w:t>
      </w:r>
    </w:p>
    <w:p w14:paraId="2C5EB93F" w14:textId="4432E856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</w:t>
      </w:r>
      <w:r w:rsidR="008B0F75" w:rsidRPr="008B0F75">
        <w:rPr>
          <w:rFonts w:hint="eastAsia"/>
        </w:rPr>
        <w:t>\State</w:t>
      </w:r>
      <w:r w:rsidRPr="00D91FC3">
        <w:rPr>
          <w:rFonts w:hint="eastAsia"/>
        </w:rPr>
        <w:t xml:space="preserve"> $l_{\mathrm{hi}} \leftarrow \mathrm{upper\_bound}(L, l + W_0)$</w:t>
      </w:r>
    </w:p>
    <w:p w14:paraId="48F56D25" w14:textId="7D815644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</w:t>
      </w:r>
      <w:r w:rsidR="008B0F75" w:rsidRPr="008B0F75">
        <w:rPr>
          <w:rFonts w:hint="eastAsia"/>
        </w:rPr>
        <w:t>\State</w:t>
      </w:r>
      <w:r w:rsidRPr="00D91FC3">
        <w:rPr>
          <w:rFonts w:hint="eastAsia"/>
        </w:rPr>
        <w:t xml:space="preserve"> $c \leftarrow l_{\mathrm{hi}} - l_{\mathrm{lo}}$</w:t>
      </w:r>
    </w:p>
    <w:p w14:paraId="0A68F452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\If{$c &lt; \theta$}</w:t>
      </w:r>
    </w:p>
    <w:p w14:paraId="77719306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  \If{$\mathit{open}$}</w:t>
      </w:r>
    </w:p>
    <w:p w14:paraId="5B2257F2" w14:textId="3089992B" w:rsidR="00E40F48" w:rsidRPr="00D91FC3" w:rsidRDefault="00E40F48" w:rsidP="00E40F48">
      <w:r w:rsidRPr="00D91FC3">
        <w:rPr>
          <w:rFonts w:hint="eastAsia"/>
        </w:rPr>
        <w:t xml:space="preserve">      </w:t>
      </w:r>
      <w:r w:rsidR="008B0F75" w:rsidRPr="008B0F75">
        <w:rPr>
          <w:rFonts w:hint="eastAsia"/>
          <w:color w:val="4BACC6"/>
        </w:rPr>
        <w:t>\State</w:t>
      </w:r>
      <w:r w:rsidRPr="00D91FC3">
        <w:rPr>
          <w:rFonts w:hint="eastAsia"/>
        </w:rPr>
        <w:t xml:space="preserve"> Append current interval to $\mathcal{R}$</w:t>
      </w:r>
    </w:p>
    <w:p w14:paraId="4F94C80A" w14:textId="26D68553" w:rsidR="00E40F48" w:rsidRPr="00D91FC3" w:rsidRDefault="00E40F48" w:rsidP="00E40F48">
      <w:r w:rsidRPr="00D91FC3">
        <w:rPr>
          <w:rFonts w:hint="eastAsia"/>
        </w:rPr>
        <w:t xml:space="preserve">      </w:t>
      </w:r>
      <w:r w:rsidR="008B0F75" w:rsidRPr="008B0F75">
        <w:rPr>
          <w:rFonts w:hint="eastAsia"/>
          <w:color w:val="4BACC6"/>
        </w:rPr>
        <w:t>\State</w:t>
      </w:r>
      <w:r w:rsidRPr="00D91FC3">
        <w:rPr>
          <w:rFonts w:hint="eastAsia"/>
        </w:rPr>
        <w:t xml:space="preserve"> $\mathit{open} \leftarrow \mathrm{false}$</w:t>
      </w:r>
    </w:p>
    <w:p w14:paraId="19CAFB68" w14:textId="41FE0A64" w:rsidR="00E40F48" w:rsidRPr="00D91FC3" w:rsidRDefault="00E40F48" w:rsidP="00E40F48">
      <w:pPr>
        <w:pStyle w:val="code"/>
      </w:pPr>
      <w:r w:rsidRPr="00D91FC3">
        <w:rPr>
          <w:rFonts w:hint="eastAsia"/>
        </w:rPr>
        <w:t xml:space="preserve">    </w:t>
      </w:r>
      <w:r w:rsidRPr="00E40F48">
        <w:rPr>
          <w:rFonts w:hint="eastAsia"/>
          <w:color w:val="7030A0"/>
        </w:rPr>
        <w:t>\end</w:t>
      </w:r>
      <w:r w:rsidRPr="00D91FC3">
        <w:rPr>
          <w:rFonts w:hint="eastAsia"/>
        </w:rPr>
        <w:t>If</w:t>
      </w:r>
    </w:p>
    <w:p w14:paraId="1B1B7B1B" w14:textId="68928963" w:rsidR="00E40F48" w:rsidRPr="00D91FC3" w:rsidRDefault="00E40F48" w:rsidP="00E40F48">
      <w:pPr>
        <w:pStyle w:val="code"/>
      </w:pPr>
      <w:r w:rsidRPr="00D91FC3">
        <w:rPr>
          <w:rFonts w:hint="eastAsia"/>
        </w:rPr>
        <w:t xml:space="preserve">    \If{$l_{\mathrm{hi}} = |L|$} \textbf{break} </w:t>
      </w:r>
      <w:r w:rsidRPr="00E40F48">
        <w:rPr>
          <w:rFonts w:hint="eastAsia"/>
          <w:color w:val="7030A0"/>
        </w:rPr>
        <w:t>\end</w:t>
      </w:r>
      <w:r w:rsidRPr="00D91FC3">
        <w:rPr>
          <w:rFonts w:hint="eastAsia"/>
        </w:rPr>
        <w:t>If</w:t>
      </w:r>
    </w:p>
    <w:p w14:paraId="084E88BD" w14:textId="4DA1366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  </w:t>
      </w:r>
      <w:r w:rsidR="008B0F75" w:rsidRPr="008B0F75">
        <w:rPr>
          <w:rFonts w:hint="eastAsia"/>
        </w:rPr>
        <w:t>\State</w:t>
      </w:r>
      <w:r w:rsidRPr="00D91FC3">
        <w:rPr>
          <w:rFonts w:hint="eastAsia"/>
        </w:rPr>
        <w:t xml:space="preserve"> $l \leftarrow \max(l+1,\; L[l_{\mathrm{hi}}] - W_0)$</w:t>
      </w:r>
    </w:p>
    <w:p w14:paraId="47E06A8A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         \Comment{Eq.~\eqref{eq:jump_empty}}</w:t>
      </w:r>
    </w:p>
    <w:p w14:paraId="07640C99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\Else</w:t>
      </w:r>
    </w:p>
    <w:p w14:paraId="2444029B" w14:textId="69CFBEB5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  </w:t>
      </w:r>
      <w:r w:rsidR="008B0F75" w:rsidRPr="008B0F75">
        <w:rPr>
          <w:rFonts w:hint="eastAsia"/>
        </w:rPr>
        <w:t>\State</w:t>
      </w:r>
      <w:r w:rsidRPr="00D91FC3">
        <w:rPr>
          <w:rFonts w:hint="eastAsia"/>
        </w:rPr>
        <w:t xml:space="preserve"> $l_{\mathrm{dense}} \leftarrow L[l_{\mathrm{lo}} + (c-\theta)]$</w:t>
      </w:r>
    </w:p>
    <w:p w14:paraId="6024B08D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         \Comment{Eq.~\eqref{eq:jump_dense}}</w:t>
      </w:r>
    </w:p>
    <w:p w14:paraId="7A95EC8F" w14:textId="1F2C02EF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  </w:t>
      </w:r>
      <w:r w:rsidR="008B0F75" w:rsidRPr="008B0F75">
        <w:rPr>
          <w:rFonts w:hint="eastAsia"/>
        </w:rPr>
        <w:t>\State</w:t>
      </w:r>
      <w:r w:rsidRPr="00D91FC3">
        <w:rPr>
          <w:rFonts w:hint="eastAsia"/>
        </w:rPr>
        <w:t xml:space="preserve"> $r_{\mathrm{block}} \leftarrow l_{\mathrm{dense}} + W_0$</w:t>
      </w:r>
    </w:p>
    <w:p w14:paraId="64A113E5" w14:textId="25D070B4" w:rsidR="00E40F48" w:rsidRPr="00D91FC3" w:rsidRDefault="00E40F48" w:rsidP="00E40F48">
      <w:r w:rsidRPr="00D91FC3">
        <w:rPr>
          <w:rFonts w:hint="eastAsia"/>
        </w:rPr>
        <w:t xml:space="preserve">    </w:t>
      </w:r>
      <w:r w:rsidR="008B0F75" w:rsidRPr="008B0F75">
        <w:rPr>
          <w:rFonts w:hint="eastAsia"/>
          <w:color w:val="4BACC6"/>
        </w:rPr>
        <w:t>\State</w:t>
      </w:r>
      <w:r w:rsidRPr="00D91FC3">
        <w:rPr>
          <w:rFonts w:hint="eastAsia"/>
        </w:rPr>
        <w:t xml:space="preserve"> Start or extend current interval with $(l, r_{\mathrm{block}})$</w:t>
      </w:r>
    </w:p>
    <w:p w14:paraId="12853267" w14:textId="04BE858B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  </w:t>
      </w:r>
      <w:r w:rsidR="008B0F75" w:rsidRPr="008B0F75">
        <w:rPr>
          <w:rFonts w:hint="eastAsia"/>
        </w:rPr>
        <w:t>\State</w:t>
      </w:r>
      <w:r w:rsidRPr="00D91FC3">
        <w:rPr>
          <w:rFonts w:hint="eastAsia"/>
        </w:rPr>
        <w:t xml:space="preserve"> $\mathit{open} \leftarrow \mathrm{true}$</w:t>
      </w:r>
    </w:p>
    <w:p w14:paraId="1AEB56B6" w14:textId="0A51BB3D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  </w:t>
      </w:r>
      <w:r w:rsidR="008B0F75" w:rsidRPr="008B0F75">
        <w:rPr>
          <w:rFonts w:hint="eastAsia"/>
        </w:rPr>
        <w:t>\State</w:t>
      </w:r>
      <w:r w:rsidRPr="00D91FC3">
        <w:rPr>
          <w:rFonts w:hint="eastAsia"/>
        </w:rPr>
        <w:t xml:space="preserve"> $l \leftarrow l_{\mathrm{dense}} + 1$</w:t>
      </w:r>
    </w:p>
    <w:p w14:paraId="516A4DEC" w14:textId="1569065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</w:t>
      </w:r>
      <w:r w:rsidRPr="00E40F48">
        <w:rPr>
          <w:rFonts w:hint="eastAsia"/>
          <w:color w:val="7030A0"/>
        </w:rPr>
        <w:t>\end</w:t>
      </w:r>
      <w:r w:rsidRPr="00D91FC3">
        <w:rPr>
          <w:rFonts w:hint="eastAsia"/>
        </w:rPr>
        <w:t>If</w:t>
      </w:r>
    </w:p>
    <w:p w14:paraId="763C2D59" w14:textId="1C074C04" w:rsidR="00E40F48" w:rsidRPr="00D91FC3" w:rsidRDefault="00E40F48" w:rsidP="00BC3EFE">
      <w:pPr>
        <w:pStyle w:val="code"/>
      </w:pPr>
      <w:r w:rsidRPr="00E40F48">
        <w:rPr>
          <w:rFonts w:hint="eastAsia"/>
          <w:color w:val="7030A0"/>
        </w:rPr>
        <w:t>\end</w:t>
      </w:r>
      <w:r w:rsidRPr="00D91FC3">
        <w:rPr>
          <w:rFonts w:hint="eastAsia"/>
        </w:rPr>
        <w:t>While</w:t>
      </w:r>
    </w:p>
    <w:p w14:paraId="7DA4AEA2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\If{$\mathit{open}$}</w:t>
      </w:r>
    </w:p>
    <w:p w14:paraId="31CC6E12" w14:textId="2907CC8F" w:rsidR="00E40F48" w:rsidRPr="00D91FC3" w:rsidRDefault="00E40F48" w:rsidP="00E40F48">
      <w:r w:rsidRPr="00D91FC3">
        <w:rPr>
          <w:rFonts w:hint="eastAsia"/>
        </w:rPr>
        <w:t xml:space="preserve">  </w:t>
      </w:r>
      <w:r w:rsidR="008B0F75" w:rsidRPr="008B0F75">
        <w:rPr>
          <w:rFonts w:hint="eastAsia"/>
          <w:color w:val="4BACC6"/>
        </w:rPr>
        <w:t>\State</w:t>
      </w:r>
      <w:r w:rsidRPr="00D91FC3">
        <w:rPr>
          <w:rFonts w:hint="eastAsia"/>
        </w:rPr>
        <w:t xml:space="preserve"> Append current interval to $\mathcal{R}$</w:t>
      </w:r>
    </w:p>
    <w:p w14:paraId="0AA76DB4" w14:textId="005A8D31" w:rsidR="00E40F48" w:rsidRPr="00D91FC3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D91FC3">
        <w:rPr>
          <w:rFonts w:hint="eastAsia"/>
        </w:rPr>
        <w:t>If</w:t>
      </w:r>
    </w:p>
    <w:p w14:paraId="5428389A" w14:textId="34E7C77A" w:rsidR="00E40F48" w:rsidRPr="00D91FC3" w:rsidRDefault="008B0F75" w:rsidP="00BC3EFE">
      <w:pPr>
        <w:pStyle w:val="code"/>
      </w:pPr>
      <w:r w:rsidRPr="008B0F75">
        <w:rPr>
          <w:rFonts w:hint="eastAsia"/>
        </w:rPr>
        <w:t>\State</w:t>
      </w:r>
      <w:r w:rsidR="00E40F48" w:rsidRPr="00D91FC3">
        <w:rPr>
          <w:rFonts w:hint="eastAsia"/>
        </w:rPr>
        <w:t xml:space="preserve"> \Return $\mathcal{R}$</w:t>
      </w:r>
    </w:p>
    <w:p w14:paraId="26105E36" w14:textId="3C5ECA0F" w:rsidR="00E40F48" w:rsidRPr="00D91FC3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D91FC3">
        <w:rPr>
          <w:rFonts w:hint="eastAsia"/>
        </w:rPr>
        <w:t>{algorithmic}</w:t>
      </w:r>
    </w:p>
    <w:p w14:paraId="5CFB1788" w14:textId="4196FD0F" w:rsidR="00E40F48" w:rsidRPr="00D91FC3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D91FC3">
        <w:rPr>
          <w:rFonts w:hint="eastAsia"/>
        </w:rPr>
        <w:t>{algorithm}</w:t>
      </w:r>
    </w:p>
    <w:p w14:paraId="27C2950C" w14:textId="77777777" w:rsidR="00E40F48" w:rsidRPr="00D91FC3" w:rsidRDefault="00E40F48" w:rsidP="00E40F48"/>
    <w:p w14:paraId="42E10D23" w14:textId="77777777" w:rsidR="00FE0E28" w:rsidRDefault="00BC3EFE" w:rsidP="00BC3EFE">
      <w:pPr>
        <w:pStyle w:val="2"/>
      </w:pPr>
      <w:r>
        <w:rPr>
          <w:rFonts w:hint="eastAsia"/>
        </w:rPr>
        <w:t>\subsection</w:t>
      </w:r>
      <w:r w:rsidR="00E40F48" w:rsidRPr="00D91FC3">
        <w:rPr>
          <w:rFonts w:hint="eastAsia"/>
        </w:rPr>
        <w:t>{Candidate Interval Restriction via Apriori Pruning ($k \geq 2$)}</w:t>
      </w:r>
    </w:p>
    <w:p w14:paraId="26236917" w14:textId="7759961F" w:rsidR="00E40F48" w:rsidRPr="00D91FC3" w:rsidRDefault="00E40F48" w:rsidP="00FE0E28">
      <w:pPr>
        <w:pStyle w:val="code"/>
      </w:pPr>
      <w:r w:rsidRPr="00D91FC3">
        <w:rPr>
          <w:rFonts w:hint="eastAsia"/>
        </w:rPr>
        <w:t>\label{sec:alg_k2}</w:t>
      </w:r>
    </w:p>
    <w:p w14:paraId="62AF182D" w14:textId="554064D6" w:rsidR="00E40F48" w:rsidRPr="00D91FC3" w:rsidRDefault="0049292F" w:rsidP="00E40F48">
      <w:ins w:id="98" w:author="William Brooks" w:date="2026-05-01T11:47:00Z" w16du:dateUtc="2026-05-01T02:47:00Z">
        <w:r>
          <w:t xml:space="preserve">By </w:t>
        </w:r>
      </w:ins>
      <w:del w:id="99" w:author="William Brooks" w:date="2026-05-01T11:47:00Z" w16du:dateUtc="2026-05-01T02:47:00Z">
        <w:r w:rsidR="00E40F48" w:rsidRPr="00D91FC3" w:rsidDel="0049292F">
          <w:rPr>
            <w:rFonts w:hint="eastAsia"/>
          </w:rPr>
          <w:delText>A</w:delText>
        </w:r>
      </w:del>
      <w:ins w:id="100" w:author="William Brooks" w:date="2026-05-01T11:47:00Z" w16du:dateUtc="2026-05-01T02:47:00Z">
        <w:r>
          <w:t>a</w:t>
        </w:r>
      </w:ins>
      <w:r w:rsidR="00E40F48" w:rsidRPr="00D91FC3">
        <w:rPr>
          <w:rFonts w:hint="eastAsia"/>
        </w:rPr>
        <w:t>pplying Lemma~\ref{lem:apriori} recursively,</w:t>
      </w:r>
      <w:r w:rsidR="00BC3EFE">
        <w:rPr>
          <w:rFonts w:hint="eastAsia"/>
        </w:rPr>
        <w:t xml:space="preserve"> </w:t>
      </w:r>
      <w:r w:rsidR="00E40F48" w:rsidRPr="00D91FC3">
        <w:rPr>
          <w:rFonts w:hint="eastAsia"/>
        </w:rPr>
        <w:t>any dense-start component of a size-$k$ pattern $P$</w:t>
      </w:r>
      <w:r w:rsidR="00BC3EFE">
        <w:rPr>
          <w:rFonts w:hint="eastAsia"/>
        </w:rPr>
        <w:t xml:space="preserve"> </w:t>
      </w:r>
      <w:r w:rsidR="00E40F48" w:rsidRPr="00D91FC3">
        <w:rPr>
          <w:rFonts w:hint="eastAsia"/>
        </w:rPr>
        <w:t>is contained within the dense intervals</w:t>
      </w:r>
      <w:r w:rsidR="00BC3EFE">
        <w:rPr>
          <w:rFonts w:hint="eastAsia"/>
        </w:rPr>
        <w:t xml:space="preserve"> </w:t>
      </w:r>
      <w:r w:rsidR="00E40F48" w:rsidRPr="00D91FC3">
        <w:rPr>
          <w:rFonts w:hint="eastAsia"/>
        </w:rPr>
        <w:t>of each $(k{-}1)$-subset of $P$.</w:t>
      </w:r>
      <w:r w:rsidR="00BC3EFE">
        <w:rPr>
          <w:rFonts w:hint="eastAsia"/>
        </w:rPr>
        <w:t xml:space="preserve"> </w:t>
      </w:r>
      <w:r w:rsidR="00E40F48" w:rsidRPr="00D91FC3">
        <w:rPr>
          <w:rFonts w:hint="eastAsia"/>
        </w:rPr>
        <w:t>Using this property,</w:t>
      </w:r>
      <w:r w:rsidR="00BC3EFE">
        <w:rPr>
          <w:rFonts w:hint="eastAsia"/>
        </w:rPr>
        <w:t xml:space="preserve"> </w:t>
      </w:r>
      <w:del w:id="101" w:author="William Brooks" w:date="2026-05-01T11:48:00Z" w16du:dateUtc="2026-05-01T02:48:00Z">
        <w:r w:rsidR="00E40F48" w:rsidRPr="00D91FC3" w:rsidDel="005E3B6C">
          <w:rPr>
            <w:rFonts w:hint="eastAsia"/>
          </w:rPr>
          <w:delText xml:space="preserve">for candidate patterns $P$ </w:delText>
        </w:r>
      </w:del>
      <w:r w:rsidR="00E40F48" w:rsidRPr="00D91FC3">
        <w:rPr>
          <w:rFonts w:hint="eastAsia"/>
        </w:rPr>
        <w:t>we use</w:t>
      </w:r>
      <w:r w:rsidR="00BC3EFE">
        <w:rPr>
          <w:rFonts w:hint="eastAsia"/>
        </w:rPr>
        <w:t xml:space="preserve"> </w:t>
      </w:r>
      <w:r w:rsidR="00E40F48" w:rsidRPr="00D91FC3">
        <w:rPr>
          <w:rFonts w:hint="eastAsia"/>
        </w:rPr>
        <w:t>\emph{intersections of $(k{-}1)$-subset interval maps}</w:t>
      </w:r>
      <w:ins w:id="102" w:author="William Brooks" w:date="2026-05-01T11:48:00Z" w16du:dateUtc="2026-05-01T02:48:00Z">
        <w:r w:rsidR="00E00D43" w:rsidRPr="00E00D43">
          <w:rPr>
            <w:rFonts w:hint="eastAsia"/>
          </w:rPr>
          <w:t xml:space="preserve"> </w:t>
        </w:r>
        <w:r w:rsidR="00E00D43" w:rsidRPr="00D91FC3">
          <w:rPr>
            <w:rFonts w:hint="eastAsia"/>
          </w:rPr>
          <w:t>for candidate patterns $P$</w:t>
        </w:r>
      </w:ins>
      <w:r w:rsidR="00E40F48" w:rsidRPr="00D91FC3">
        <w:rPr>
          <w:rFonts w:hint="eastAsia"/>
        </w:rPr>
        <w:t>.</w:t>
      </w:r>
    </w:p>
    <w:p w14:paraId="723F62EA" w14:textId="77777777" w:rsidR="00E40F48" w:rsidRPr="00D91FC3" w:rsidRDefault="00E40F48" w:rsidP="00E40F48"/>
    <w:p w14:paraId="3C515B3A" w14:textId="118C02D4" w:rsidR="00E40F48" w:rsidRPr="00D91FC3" w:rsidRDefault="00E40F48" w:rsidP="00E40F48">
      <w:r w:rsidRPr="00D91FC3">
        <w:rPr>
          <w:rFonts w:hint="eastAsia"/>
        </w:rPr>
        <w:t>\paragraph{</w:t>
      </w:r>
      <w:r w:rsidRPr="00BC3EFE">
        <w:rPr>
          <w:rFonts w:hint="eastAsia"/>
          <w:b/>
          <w:bCs/>
        </w:rPr>
        <w:t>Candidate interval map.</w:t>
      </w:r>
      <w:r w:rsidRPr="00D91FC3">
        <w:rPr>
          <w:rFonts w:hint="eastAsia"/>
        </w:rPr>
        <w:t>}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Let the dense region of pattern $Q$ be</w:t>
      </w:r>
    </w:p>
    <w:p w14:paraId="18259F3B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\[</w:t>
      </w:r>
    </w:p>
    <w:p w14:paraId="765A6822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\mathcal{R}_\theta(Q)</w:t>
      </w:r>
    </w:p>
    <w:p w14:paraId="0559C80E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= \{(\bm{s}_{\mathrm{sp}}, [a,e])\}.</w:t>
      </w:r>
    </w:p>
    <w:p w14:paraId="605C838C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\]</w:t>
      </w:r>
    </w:p>
    <w:p w14:paraId="065DAA10" w14:textId="2BE0D28E" w:rsidR="00E40F48" w:rsidRPr="00D91FC3" w:rsidRDefault="00E40F48" w:rsidP="00E40F48">
      <w:r w:rsidRPr="00D91FC3">
        <w:rPr>
          <w:rFonts w:hint="eastAsia"/>
        </w:rPr>
        <w:lastRenderedPageBreak/>
        <w:t>Write $\mathcal{R}_\theta(Q)[\bm{s}_{\mathrm{sp}}]$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for the temporal interval sequence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belonging to the same spatial start point $\bm{s}_{\mathrm{sp}}$.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The candidate interval map for a size-$k$ pattern $P$ is then defined as</w:t>
      </w:r>
    </w:p>
    <w:p w14:paraId="5251E39B" w14:textId="2C7F4431" w:rsidR="00E40F48" w:rsidRPr="00D91FC3" w:rsidRDefault="00E40F48" w:rsidP="00BC3EFE">
      <w:pPr>
        <w:pStyle w:val="code"/>
      </w:pPr>
      <w:r w:rsidRPr="00E40F48">
        <w:rPr>
          <w:rFonts w:hint="eastAsia"/>
          <w:color w:val="7030A0"/>
        </w:rPr>
        <w:t>\begin</w:t>
      </w:r>
      <w:r w:rsidRPr="00D91FC3">
        <w:rPr>
          <w:rFonts w:hint="eastAsia"/>
        </w:rPr>
        <w:t>{equation}\label{eq:candidate_cells}</w:t>
      </w:r>
    </w:p>
    <w:p w14:paraId="2A958933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\mathcal{C}(P,\bm{s}_{\mathrm{sp}})</w:t>
      </w:r>
    </w:p>
    <w:p w14:paraId="45BD45D7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=</w:t>
      </w:r>
    </w:p>
    <w:p w14:paraId="092D1A8E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\bigcap_{Q \in \binom{P}{k-1}}</w:t>
      </w:r>
    </w:p>
    <w:p w14:paraId="22607E13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\mathcal{R}_\theta(Q)[\bm{s}_{\mathrm{sp}}].</w:t>
      </w:r>
    </w:p>
    <w:p w14:paraId="6AD15320" w14:textId="696E993E" w:rsidR="00E40F48" w:rsidRPr="00D91FC3" w:rsidRDefault="00E40F48" w:rsidP="00BC3EFE">
      <w:pPr>
        <w:pStyle w:val="code"/>
      </w:pPr>
      <w:r w:rsidRPr="00E40F48">
        <w:rPr>
          <w:rFonts w:hint="eastAsia"/>
          <w:color w:val="7030A0"/>
        </w:rPr>
        <w:t>\end</w:t>
      </w:r>
      <w:r w:rsidRPr="00D91FC3">
        <w:rPr>
          <w:rFonts w:hint="eastAsia"/>
        </w:rPr>
        <w:t>{equation}</w:t>
      </w:r>
    </w:p>
    <w:p w14:paraId="7B6EE39D" w14:textId="77777777" w:rsidR="00E40F48" w:rsidRPr="00D91FC3" w:rsidRDefault="00E40F48" w:rsidP="00BC3EFE">
      <w:pPr>
        <w:pStyle w:val="code"/>
      </w:pPr>
    </w:p>
    <w:p w14:paraId="6CD2E2F2" w14:textId="2FA0E93F" w:rsidR="00E40F48" w:rsidRPr="00D91FC3" w:rsidRDefault="00E40F48" w:rsidP="00E40F48">
      <w:r w:rsidRPr="00D91FC3">
        <w:rPr>
          <w:rFonts w:hint="eastAsia"/>
        </w:rPr>
        <w:t>Here the intersection is the standard interval intersection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 xml:space="preserve">on temporal intervals, and $\binom{P}{k-1}$ </w:t>
      </w:r>
      <w:del w:id="103" w:author="William Brooks" w:date="2026-05-01T11:48:00Z" w16du:dateUtc="2026-05-01T02:48:00Z">
        <w:r w:rsidRPr="00D91FC3" w:rsidDel="00E00D43">
          <w:rPr>
            <w:rFonts w:hint="eastAsia"/>
          </w:rPr>
          <w:delText xml:space="preserve">denotes </w:delText>
        </w:r>
      </w:del>
      <w:ins w:id="104" w:author="William Brooks" w:date="2026-05-01T11:48:00Z" w16du:dateUtc="2026-05-01T02:48:00Z">
        <w:r w:rsidR="00E00D43">
          <w:t>is</w:t>
        </w:r>
        <w:r w:rsidR="00E00D43" w:rsidRPr="00D91FC3">
          <w:rPr>
            <w:rFonts w:hint="eastAsia"/>
          </w:rPr>
          <w:t xml:space="preserve"> </w:t>
        </w:r>
      </w:ins>
      <w:r w:rsidRPr="00D91FC3">
        <w:rPr>
          <w:rFonts w:hint="eastAsia"/>
        </w:rPr>
        <w:t>the set of all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$(k{-}1)$-subsets of $P$.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If $\mathcal{C}(P,\bm{s}_{\mathrm{sp}})=\emptyset$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for all spatial start points,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$P$ cannot have any dense interval and is pruned.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For $k=2$, $\binom{P}{1}$ reduces to singletons,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so this is a generalization of the singleton intersection.</w:t>
      </w:r>
    </w:p>
    <w:p w14:paraId="71594E9B" w14:textId="77777777" w:rsidR="00E40F48" w:rsidRPr="00D91FC3" w:rsidRDefault="00E40F48" w:rsidP="00E40F48"/>
    <w:p w14:paraId="34A2382C" w14:textId="388939D8" w:rsidR="00E40F48" w:rsidRPr="00D91FC3" w:rsidRDefault="00E40F48" w:rsidP="00E40F48">
      <w:r w:rsidRPr="00D91FC3">
        <w:rPr>
          <w:rFonts w:hint="eastAsia"/>
        </w:rPr>
        <w:t>\paragraph{</w:t>
      </w:r>
      <w:r w:rsidRPr="00BC3EFE">
        <w:rPr>
          <w:rFonts w:hint="eastAsia"/>
          <w:b/>
          <w:bCs/>
        </w:rPr>
        <w:t>Exact re-evaluation</w:t>
      </w:r>
      <w:r w:rsidRPr="00D91FC3">
        <w:rPr>
          <w:rFonts w:hint="eastAsia"/>
        </w:rPr>
        <w:t>.}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Only when $\mathcal{C}(P,\bm{s}_{\mathrm{sp}}) \neq \emptyset$,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we scan the transaction sequence once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to construct $L_P(\bm{s}_{\mathrm{sp}})$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and run the candidate-interval version of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Algorithm~\ref{alg:t_stride}</w:t>
      </w:r>
      <w:r w:rsidR="00BC3EFE">
        <w:rPr>
          <w:rFonts w:hint="eastAsia"/>
        </w:rPr>
        <w:t xml:space="preserve"> </w:t>
      </w:r>
      <w:r w:rsidRPr="00D91FC3">
        <w:rPr>
          <w:rFonts w:hint="eastAsia"/>
        </w:rPr>
        <w:t>over $\mathcal{C}(P,\bm{s}_{\mathrm{sp}})$.</w:t>
      </w:r>
    </w:p>
    <w:p w14:paraId="4E51C3E7" w14:textId="77777777" w:rsidR="00E40F48" w:rsidRPr="00D91FC3" w:rsidRDefault="00E40F48" w:rsidP="00E40F48"/>
    <w:p w14:paraId="61BF1D2D" w14:textId="36175F48" w:rsidR="00E40F48" w:rsidRPr="00D91FC3" w:rsidRDefault="00BC3EFE" w:rsidP="00BC3EFE">
      <w:pPr>
        <w:pStyle w:val="2"/>
      </w:pPr>
      <w:r>
        <w:rPr>
          <w:rFonts w:hint="eastAsia"/>
        </w:rPr>
        <w:t>\subsection</w:t>
      </w:r>
      <w:r w:rsidR="00E40F48" w:rsidRPr="00D91FC3">
        <w:rPr>
          <w:rFonts w:hint="eastAsia"/>
        </w:rPr>
        <w:t>{Overall Algorithm and Complexity}\label{sec:complexity}</w:t>
      </w:r>
    </w:p>
    <w:p w14:paraId="6AE51EA7" w14:textId="77777777" w:rsidR="00BC3EFE" w:rsidRDefault="00BC3EFE" w:rsidP="00E40F48">
      <w:pPr>
        <w:pStyle w:val="code"/>
        <w:rPr>
          <w:color w:val="7030A0"/>
        </w:rPr>
      </w:pPr>
    </w:p>
    <w:p w14:paraId="58261BBC" w14:textId="037CEEE3" w:rsidR="00E40F48" w:rsidRPr="00D91FC3" w:rsidRDefault="00E40F48" w:rsidP="00E40F48">
      <w:pPr>
        <w:pStyle w:val="code"/>
      </w:pPr>
      <w:r w:rsidRPr="00E40F48">
        <w:rPr>
          <w:rFonts w:hint="eastAsia"/>
          <w:color w:val="7030A0"/>
        </w:rPr>
        <w:t>\begin</w:t>
      </w:r>
      <w:r w:rsidRPr="00D91FC3">
        <w:rPr>
          <w:rFonts w:hint="eastAsia"/>
        </w:rPr>
        <w:t>{algorithm}[t]</w:t>
      </w:r>
    </w:p>
    <w:p w14:paraId="4902E1A6" w14:textId="6EEFFD3A" w:rsidR="00E40F48" w:rsidRPr="00D91FC3" w:rsidRDefault="00BC3EFE" w:rsidP="00E40F48">
      <w:r w:rsidRPr="00BC3EFE">
        <w:rPr>
          <w:rFonts w:hint="eastAsia"/>
          <w:color w:val="0070C0"/>
        </w:rPr>
        <w:t>\caption</w:t>
      </w:r>
      <w:r w:rsidR="00E40F48" w:rsidRPr="00D91FC3">
        <w:rPr>
          <w:rFonts w:hint="eastAsia"/>
        </w:rPr>
        <w:t>{Multi-Dimensional Apriori-Window (interval-based implementation)}</w:t>
      </w:r>
    </w:p>
    <w:p w14:paraId="0E977BCB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\label{alg:md_apriori}</w:t>
      </w:r>
    </w:p>
    <w:p w14:paraId="6474D018" w14:textId="02267B75" w:rsidR="00E40F48" w:rsidRPr="00D91FC3" w:rsidRDefault="00E40F48" w:rsidP="00E40F48">
      <w:pPr>
        <w:pStyle w:val="code"/>
      </w:pPr>
      <w:r w:rsidRPr="00E40F48">
        <w:rPr>
          <w:rFonts w:hint="eastAsia"/>
          <w:color w:val="7030A0"/>
        </w:rPr>
        <w:t>\begin</w:t>
      </w:r>
      <w:r w:rsidRPr="00D91FC3">
        <w:rPr>
          <w:rFonts w:hint="eastAsia"/>
        </w:rPr>
        <w:t>{algorithmic}[1]</w:t>
      </w:r>
    </w:p>
    <w:p w14:paraId="70600F25" w14:textId="6FEB5083" w:rsidR="00E40F48" w:rsidRPr="00D91FC3" w:rsidRDefault="00FE0E28" w:rsidP="00E40F48">
      <w:r w:rsidRPr="00FE0E28">
        <w:rPr>
          <w:rFonts w:hint="eastAsia"/>
          <w:color w:val="4BACC6"/>
        </w:rPr>
        <w:t xml:space="preserve">\Require </w:t>
      </w:r>
      <w:r w:rsidR="00E40F48" w:rsidRPr="00D91FC3">
        <w:rPr>
          <w:rFonts w:hint="eastAsia"/>
        </w:rPr>
        <w:t>$d$-dimensional transaction sequence $\mathcal{D}$, $(\bm{W}, \theta)$</w:t>
      </w:r>
    </w:p>
    <w:p w14:paraId="3031E3E5" w14:textId="452D566E" w:rsidR="00E40F48" w:rsidRPr="00D91FC3" w:rsidRDefault="00FE0E28" w:rsidP="00E40F48">
      <w:r w:rsidRPr="00FE0E28">
        <w:rPr>
          <w:rFonts w:hint="eastAsia"/>
          <w:color w:val="4BACC6"/>
        </w:rPr>
        <w:t xml:space="preserve">\Ensure </w:t>
      </w:r>
      <w:r w:rsidR="00E40F48" w:rsidRPr="00D91FC3">
        <w:rPr>
          <w:rFonts w:hint="eastAsia"/>
        </w:rPr>
        <w:t>Dense region $\mathcal{R}_\theta(P)$ for each pattern $P$</w:t>
      </w:r>
    </w:p>
    <w:p w14:paraId="05009FF0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\ForAll{$i \in \mathcal{I}$}</w:t>
      </w:r>
    </w:p>
    <w:p w14:paraId="04046234" w14:textId="3382E485" w:rsidR="00E40F48" w:rsidRPr="00D91FC3" w:rsidRDefault="00E40F48" w:rsidP="00E40F48">
      <w:r w:rsidRPr="00D91FC3">
        <w:rPr>
          <w:rFonts w:hint="eastAsia"/>
        </w:rPr>
        <w:t xml:space="preserve">  </w:t>
      </w:r>
      <w:r w:rsidR="008B0F75" w:rsidRPr="008B0F75">
        <w:rPr>
          <w:rFonts w:hint="eastAsia"/>
          <w:color w:val="4BACC6"/>
        </w:rPr>
        <w:t>\State</w:t>
      </w:r>
      <w:r w:rsidRPr="00D91FC3">
        <w:rPr>
          <w:rFonts w:hint="eastAsia"/>
        </w:rPr>
        <w:t xml:space="preserve"> $L_i(\bm{s}_{\mathrm{sp}}) \leftarrow$ Construct temporal multiset per spatial start point</w:t>
      </w:r>
    </w:p>
    <w:p w14:paraId="37381838" w14:textId="0043A48F" w:rsidR="00E40F48" w:rsidRPr="00D91FC3" w:rsidRDefault="00E40F48" w:rsidP="00E40F48">
      <w:r w:rsidRPr="00D91FC3">
        <w:rPr>
          <w:rFonts w:hint="eastAsia"/>
        </w:rPr>
        <w:t xml:space="preserve">  </w:t>
      </w:r>
      <w:r w:rsidR="008B0F75" w:rsidRPr="008B0F75">
        <w:rPr>
          <w:rFonts w:hint="eastAsia"/>
          <w:color w:val="4BACC6"/>
        </w:rPr>
        <w:t>\State</w:t>
      </w:r>
      <w:r w:rsidRPr="00D91FC3">
        <w:rPr>
          <w:rFonts w:hint="eastAsia"/>
        </w:rPr>
        <w:t xml:space="preserve"> $\mathcal{R}_\theta(\{i\}) \leftarrow$ Run Algorithm~\ref{alg:t_stride} for each $\bm{s}_{\mathrm{sp}}$</w:t>
      </w:r>
    </w:p>
    <w:p w14:paraId="7E05E013" w14:textId="52BEA5A5" w:rsidR="00E40F48" w:rsidRPr="00D91FC3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D91FC3">
        <w:rPr>
          <w:rFonts w:hint="eastAsia"/>
        </w:rPr>
        <w:t>For</w:t>
      </w:r>
    </w:p>
    <w:p w14:paraId="427240E6" w14:textId="05BEC920" w:rsidR="00E40F48" w:rsidRPr="00D91FC3" w:rsidRDefault="008B0F75" w:rsidP="00BC3EFE">
      <w:pPr>
        <w:pStyle w:val="code"/>
      </w:pPr>
      <w:r w:rsidRPr="008B0F75">
        <w:rPr>
          <w:rFonts w:hint="eastAsia"/>
        </w:rPr>
        <w:t>\State</w:t>
      </w:r>
      <w:r w:rsidR="00E40F48" w:rsidRPr="00D91FC3">
        <w:rPr>
          <w:rFonts w:hint="eastAsia"/>
        </w:rPr>
        <w:t xml:space="preserve"> $\mathcal{F}_1 \leftarrow \{\{i\} : \mathcal{R}_\theta(\{i\}) \neq \emptyset\}$</w:t>
      </w:r>
    </w:p>
    <w:p w14:paraId="3430851B" w14:textId="5B714265" w:rsidR="00E40F48" w:rsidRPr="00D91FC3" w:rsidRDefault="008B0F75" w:rsidP="008B0F75">
      <w:pPr>
        <w:pStyle w:val="code"/>
      </w:pPr>
      <w:r w:rsidRPr="008B0F75">
        <w:rPr>
          <w:rFonts w:hint="eastAsia"/>
        </w:rPr>
        <w:t>\State</w:t>
      </w:r>
      <w:r w:rsidR="00E40F48" w:rsidRPr="00D91FC3">
        <w:rPr>
          <w:rFonts w:hint="eastAsia"/>
        </w:rPr>
        <w:t xml:space="preserve"> $k \leftarrow 2$</w:t>
      </w:r>
    </w:p>
    <w:p w14:paraId="446F3693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\While{$\mathcal{F}_{k-1} \neq \emptyset$}</w:t>
      </w:r>
    </w:p>
    <w:p w14:paraId="798D701A" w14:textId="4537D29D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</w:t>
      </w:r>
      <w:r w:rsidR="008B0F75" w:rsidRPr="008B0F75">
        <w:rPr>
          <w:rFonts w:hint="eastAsia"/>
        </w:rPr>
        <w:t>\State</w:t>
      </w:r>
      <w:r w:rsidRPr="00D91FC3">
        <w:rPr>
          <w:rFonts w:hint="eastAsia"/>
        </w:rPr>
        <w:t xml:space="preserve"> \texttt{cands} $\leftarrow$ \Call{GenerateCandidates}{$\mathcal{F}_{k-1}$}</w:t>
      </w:r>
    </w:p>
    <w:p w14:paraId="42129952" w14:textId="1A0D4A5A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</w:t>
      </w:r>
      <w:r w:rsidR="008B0F75" w:rsidRPr="008B0F75">
        <w:rPr>
          <w:rFonts w:hint="eastAsia"/>
        </w:rPr>
        <w:t>\State</w:t>
      </w:r>
      <w:r w:rsidRPr="00D91FC3">
        <w:rPr>
          <w:rFonts w:hint="eastAsia"/>
        </w:rPr>
        <w:t xml:space="preserve"> \texttt{cands} $\leftarrow$ \Call{PruneCandidates}{\texttt{cands}, $\mathcal{F}_{k-1}$}</w:t>
      </w:r>
    </w:p>
    <w:p w14:paraId="5E90ACA3" w14:textId="5309B9A9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</w:t>
      </w:r>
      <w:r w:rsidR="008B0F75" w:rsidRPr="008B0F75">
        <w:rPr>
          <w:rFonts w:hint="eastAsia"/>
        </w:rPr>
        <w:t>\State</w:t>
      </w:r>
      <w:r w:rsidRPr="00D91FC3">
        <w:rPr>
          <w:rFonts w:hint="eastAsia"/>
        </w:rPr>
        <w:t xml:space="preserve"> $\mathcal{F}_k \leftarrow \emptyset$</w:t>
      </w:r>
    </w:p>
    <w:p w14:paraId="6F3BDEDA" w14:textId="77777777" w:rsidR="00E40F48" w:rsidRPr="00D91FC3" w:rsidRDefault="00E40F48" w:rsidP="008B0F75">
      <w:pPr>
        <w:pStyle w:val="code"/>
      </w:pPr>
      <w:r w:rsidRPr="00D91FC3">
        <w:rPr>
          <w:rFonts w:hint="eastAsia"/>
        </w:rPr>
        <w:t xml:space="preserve">  \ForAll{$P \in$ \texttt{cands}}</w:t>
      </w:r>
    </w:p>
    <w:p w14:paraId="66E131C7" w14:textId="0C20EF38" w:rsidR="00E40F48" w:rsidRPr="00D91FC3" w:rsidRDefault="00E40F48" w:rsidP="00BC3EFE">
      <w:pPr>
        <w:pStyle w:val="code"/>
      </w:pPr>
      <w:r w:rsidRPr="00D91FC3">
        <w:rPr>
          <w:rFonts w:hint="eastAsia"/>
        </w:rPr>
        <w:lastRenderedPageBreak/>
        <w:t xml:space="preserve">    </w:t>
      </w:r>
      <w:r w:rsidR="008B0F75" w:rsidRPr="008B0F75">
        <w:rPr>
          <w:rFonts w:hint="eastAsia"/>
        </w:rPr>
        <w:t>\State</w:t>
      </w:r>
      <w:r w:rsidRPr="00D91FC3">
        <w:rPr>
          <w:rFonts w:hint="eastAsia"/>
        </w:rPr>
        <w:t xml:space="preserve"> $\mathcal{C}(P,\bm{s}_{\mathrm{sp}}) \leftarrow \bigcap_{Q \in \binom{P}{k-1}}\mathcal{R}_\theta(Q)[\bm{s}_{\mathrm{sp}}]$</w:t>
      </w:r>
    </w:p>
    <w:p w14:paraId="683F7E60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         \Comment{Eq.~\eqref{eq:candidate_cells}}</w:t>
      </w:r>
    </w:p>
    <w:p w14:paraId="66E015F8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  \If{$\mathcal{C}(P,\bm{s}_{\mathrm{sp}})=\emptyset$ for all $\bm{s}_{\mathrm{sp}}$}</w:t>
      </w:r>
    </w:p>
    <w:p w14:paraId="3DB7B6EB" w14:textId="3B999FEF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    </w:t>
      </w:r>
      <w:r w:rsidR="008B0F75" w:rsidRPr="008B0F75">
        <w:rPr>
          <w:rFonts w:hint="eastAsia"/>
        </w:rPr>
        <w:t>\State</w:t>
      </w:r>
      <w:r w:rsidRPr="00D91FC3">
        <w:rPr>
          <w:rFonts w:hint="eastAsia"/>
        </w:rPr>
        <w:t xml:space="preserve"> \textbf{continue}</w:t>
      </w:r>
    </w:p>
    <w:p w14:paraId="4BF11775" w14:textId="5E463CC6" w:rsidR="00E40F48" w:rsidRPr="00D91FC3" w:rsidRDefault="00E40F48" w:rsidP="00E40F48">
      <w:pPr>
        <w:pStyle w:val="code"/>
      </w:pPr>
      <w:r w:rsidRPr="00D91FC3">
        <w:rPr>
          <w:rFonts w:hint="eastAsia"/>
        </w:rPr>
        <w:t xml:space="preserve">    </w:t>
      </w:r>
      <w:r w:rsidRPr="00E40F48">
        <w:rPr>
          <w:rFonts w:hint="eastAsia"/>
          <w:color w:val="7030A0"/>
        </w:rPr>
        <w:t>\end</w:t>
      </w:r>
      <w:r w:rsidRPr="00D91FC3">
        <w:rPr>
          <w:rFonts w:hint="eastAsia"/>
        </w:rPr>
        <w:t>If</w:t>
      </w:r>
    </w:p>
    <w:p w14:paraId="7B1DC548" w14:textId="0C0E0490" w:rsidR="00E40F48" w:rsidRPr="00D91FC3" w:rsidRDefault="00E40F48" w:rsidP="00E40F48">
      <w:r w:rsidRPr="00D91FC3">
        <w:rPr>
          <w:rFonts w:hint="eastAsia"/>
        </w:rPr>
        <w:t xml:space="preserve">    </w:t>
      </w:r>
      <w:r w:rsidR="008B0F75" w:rsidRPr="008B0F75">
        <w:rPr>
          <w:rFonts w:hint="eastAsia"/>
          <w:color w:val="4BACC6"/>
        </w:rPr>
        <w:t>\State</w:t>
      </w:r>
      <w:r w:rsidRPr="00D91FC3">
        <w:rPr>
          <w:rFonts w:hint="eastAsia"/>
        </w:rPr>
        <w:t xml:space="preserve"> $L_P(\bm{s}_{\mathrm{sp}}) \leftarrow$ Construct temporal multiset for pattern $P$</w:t>
      </w:r>
    </w:p>
    <w:p w14:paraId="40265CEF" w14:textId="59AADFB7" w:rsidR="00E40F48" w:rsidRPr="00D91FC3" w:rsidRDefault="00E40F48" w:rsidP="00E40F48">
      <w:r w:rsidRPr="00D91FC3">
        <w:rPr>
          <w:rFonts w:hint="eastAsia"/>
        </w:rPr>
        <w:t xml:space="preserve">    </w:t>
      </w:r>
      <w:r w:rsidR="008B0F75" w:rsidRPr="008B0F75">
        <w:rPr>
          <w:rFonts w:hint="eastAsia"/>
          <w:color w:val="4BACC6"/>
        </w:rPr>
        <w:t>\State</w:t>
      </w:r>
      <w:r w:rsidRPr="00D91FC3">
        <w:rPr>
          <w:rFonts w:hint="eastAsia"/>
        </w:rPr>
        <w:t xml:space="preserve"> $\mathcal{R}_\theta(P) \leftarrow$ Run candidate-interval duplicate-aware solver for each $\bm{s}_{\mathrm{sp}}$</w:t>
      </w:r>
    </w:p>
    <w:p w14:paraId="1AC80761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  \If{$\mathcal{R}_\theta(P) \neq \emptyset$}</w:t>
      </w:r>
    </w:p>
    <w:p w14:paraId="06CFE3D1" w14:textId="6615107B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    </w:t>
      </w:r>
      <w:r w:rsidR="008B0F75" w:rsidRPr="008B0F75">
        <w:rPr>
          <w:rFonts w:hint="eastAsia"/>
        </w:rPr>
        <w:t>\State</w:t>
      </w:r>
      <w:r w:rsidRPr="00D91FC3">
        <w:rPr>
          <w:rFonts w:hint="eastAsia"/>
        </w:rPr>
        <w:t xml:space="preserve"> $\mathcal{F}_k \leftarrow \mathcal{F}_k \cup \{P\}$</w:t>
      </w:r>
    </w:p>
    <w:p w14:paraId="706378A7" w14:textId="70D695AE" w:rsidR="00E40F48" w:rsidRPr="00D91FC3" w:rsidRDefault="00E40F48" w:rsidP="00E40F48">
      <w:pPr>
        <w:pStyle w:val="code"/>
      </w:pPr>
      <w:r w:rsidRPr="00D91FC3">
        <w:rPr>
          <w:rFonts w:hint="eastAsia"/>
        </w:rPr>
        <w:t xml:space="preserve">    </w:t>
      </w:r>
      <w:r w:rsidRPr="00E40F48">
        <w:rPr>
          <w:rFonts w:hint="eastAsia"/>
          <w:color w:val="7030A0"/>
        </w:rPr>
        <w:t>\end</w:t>
      </w:r>
      <w:r w:rsidRPr="00D91FC3">
        <w:rPr>
          <w:rFonts w:hint="eastAsia"/>
        </w:rPr>
        <w:t>If</w:t>
      </w:r>
    </w:p>
    <w:p w14:paraId="3318938F" w14:textId="70AE8584" w:rsidR="00E40F48" w:rsidRPr="00D91FC3" w:rsidRDefault="00E40F48" w:rsidP="00E40F48">
      <w:pPr>
        <w:pStyle w:val="code"/>
      </w:pPr>
      <w:r w:rsidRPr="00D91FC3">
        <w:rPr>
          <w:rFonts w:hint="eastAsia"/>
        </w:rPr>
        <w:t xml:space="preserve">  </w:t>
      </w:r>
      <w:r w:rsidRPr="00E40F48">
        <w:rPr>
          <w:rFonts w:hint="eastAsia"/>
          <w:color w:val="7030A0"/>
        </w:rPr>
        <w:t>\end</w:t>
      </w:r>
      <w:r w:rsidRPr="00D91FC3">
        <w:rPr>
          <w:rFonts w:hint="eastAsia"/>
        </w:rPr>
        <w:t>For</w:t>
      </w:r>
    </w:p>
    <w:p w14:paraId="50E19636" w14:textId="3E4DF56E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</w:t>
      </w:r>
      <w:r w:rsidR="008B0F75" w:rsidRPr="008B0F75">
        <w:rPr>
          <w:rFonts w:hint="eastAsia"/>
        </w:rPr>
        <w:t>\State</w:t>
      </w:r>
      <w:r w:rsidRPr="00D91FC3">
        <w:rPr>
          <w:rFonts w:hint="eastAsia"/>
        </w:rPr>
        <w:t xml:space="preserve"> $k \leftarrow k + 1$</w:t>
      </w:r>
    </w:p>
    <w:p w14:paraId="794C7778" w14:textId="5E8FB489" w:rsidR="00E40F48" w:rsidRPr="00D91FC3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D91FC3">
        <w:rPr>
          <w:rFonts w:hint="eastAsia"/>
        </w:rPr>
        <w:t>While</w:t>
      </w:r>
    </w:p>
    <w:p w14:paraId="05903F57" w14:textId="11180436" w:rsidR="00E40F48" w:rsidRPr="00D91FC3" w:rsidRDefault="008B0F75" w:rsidP="00BC3EFE">
      <w:pPr>
        <w:pStyle w:val="code"/>
      </w:pPr>
      <w:r w:rsidRPr="008B0F75">
        <w:rPr>
          <w:rFonts w:hint="eastAsia"/>
        </w:rPr>
        <w:t>\State</w:t>
      </w:r>
      <w:r w:rsidR="00E40F48" w:rsidRPr="00D91FC3">
        <w:rPr>
          <w:rFonts w:hint="eastAsia"/>
        </w:rPr>
        <w:t xml:space="preserve"> \Return $\{\mathcal{R}_\theta(P)\}$</w:t>
      </w:r>
    </w:p>
    <w:p w14:paraId="09DAB31E" w14:textId="12424B38" w:rsidR="00E40F48" w:rsidRPr="00D91FC3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D91FC3">
        <w:rPr>
          <w:rFonts w:hint="eastAsia"/>
        </w:rPr>
        <w:t>{algorithmic}</w:t>
      </w:r>
    </w:p>
    <w:p w14:paraId="26163674" w14:textId="51C7EFA6" w:rsidR="00E40F48" w:rsidRPr="00D91FC3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D91FC3">
        <w:rPr>
          <w:rFonts w:hint="eastAsia"/>
        </w:rPr>
        <w:t>{algorithm}</w:t>
      </w:r>
    </w:p>
    <w:p w14:paraId="3D33CE97" w14:textId="77777777" w:rsidR="00E40F48" w:rsidRPr="00D91FC3" w:rsidRDefault="00E40F48" w:rsidP="00E40F48"/>
    <w:p w14:paraId="07895784" w14:textId="4FD8B227" w:rsidR="00E40F48" w:rsidRPr="00D91FC3" w:rsidRDefault="00E40F48" w:rsidP="00E40F48">
      <w:pPr>
        <w:pStyle w:val="code"/>
      </w:pPr>
      <w:r w:rsidRPr="00E40F48">
        <w:rPr>
          <w:rFonts w:hint="eastAsia"/>
          <w:color w:val="7030A0"/>
        </w:rPr>
        <w:t>\begin</w:t>
      </w:r>
      <w:r w:rsidRPr="00D91FC3">
        <w:rPr>
          <w:rFonts w:hint="eastAsia"/>
        </w:rPr>
        <w:t>{table}[t]</w:t>
      </w:r>
    </w:p>
    <w:p w14:paraId="3AEF2291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\centering</w:t>
      </w:r>
    </w:p>
    <w:p w14:paraId="02194FFC" w14:textId="47E3C280" w:rsidR="00E40F48" w:rsidRPr="00D91FC3" w:rsidRDefault="00BC3EFE" w:rsidP="00E40F48">
      <w:r w:rsidRPr="00BC3EFE">
        <w:rPr>
          <w:rFonts w:hint="eastAsia"/>
          <w:color w:val="0070C0"/>
        </w:rPr>
        <w:t>\caption</w:t>
      </w:r>
      <w:r w:rsidR="00E40F48" w:rsidRPr="00D91FC3">
        <w:rPr>
          <w:rFonts w:hint="eastAsia"/>
        </w:rPr>
        <w:t>{Computational complexity of the proposed method.</w:t>
      </w:r>
      <w:r>
        <w:rPr>
          <w:rFonts w:hint="eastAsia"/>
        </w:rPr>
        <w:t xml:space="preserve"> </w:t>
      </w:r>
      <w:r w:rsidR="00E40F48" w:rsidRPr="00D91FC3">
        <w:rPr>
          <w:rFonts w:hint="eastAsia"/>
        </w:rPr>
        <w:t>$N_P$: number of transactions containing pattern $P$,</w:t>
      </w:r>
      <w:r>
        <w:rPr>
          <w:rFonts w:hint="eastAsia"/>
        </w:rPr>
        <w:t xml:space="preserve"> </w:t>
      </w:r>
      <w:r w:rsidR="00E40F48" w:rsidRPr="00D91FC3">
        <w:rPr>
          <w:rFonts w:hint="eastAsia"/>
        </w:rPr>
        <w:t>$W_{\mathrm{sp}} = \prod_{k=1}^{d-1} (W_k + 1)$,</w:t>
      </w:r>
      <w:r>
        <w:rPr>
          <w:rFonts w:hint="eastAsia"/>
        </w:rPr>
        <w:t xml:space="preserve"> </w:t>
      </w:r>
      <w:r w:rsidR="00E40F48" w:rsidRPr="00D91FC3">
        <w:rPr>
          <w:rFonts w:hint="eastAsia"/>
        </w:rPr>
        <w:t>$\widetilde N_P = N_P W_{\mathrm{sp}}$,</w:t>
      </w:r>
      <w:r>
        <w:rPr>
          <w:rFonts w:hint="eastAsia"/>
        </w:rPr>
        <w:t xml:space="preserve"> </w:t>
      </w:r>
      <w:r w:rsidR="00E40F48" w:rsidRPr="00D91FC3">
        <w:rPr>
          <w:rFonts w:hint="eastAsia"/>
        </w:rPr>
        <w:t>$I_P$: total number of intervals in the candidate interval map.}</w:t>
      </w:r>
    </w:p>
    <w:p w14:paraId="201E3A0F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\label{tab:complexity}</w:t>
      </w:r>
    </w:p>
    <w:p w14:paraId="42A61E2E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\small</w:t>
      </w:r>
    </w:p>
    <w:p w14:paraId="79E09530" w14:textId="2FE040C6" w:rsidR="00E40F48" w:rsidRPr="00D91FC3" w:rsidRDefault="00E40F48" w:rsidP="00BC3EFE">
      <w:pPr>
        <w:pStyle w:val="code"/>
      </w:pPr>
      <w:r w:rsidRPr="00E40F48">
        <w:rPr>
          <w:rFonts w:hint="eastAsia"/>
          <w:color w:val="7030A0"/>
        </w:rPr>
        <w:t>\begin</w:t>
      </w:r>
      <w:r w:rsidRPr="00D91FC3">
        <w:rPr>
          <w:rFonts w:hint="eastAsia"/>
        </w:rPr>
        <w:t>{tabular}{lll}</w:t>
      </w:r>
    </w:p>
    <w:p w14:paraId="37C84168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\toprule</w:t>
      </w:r>
    </w:p>
    <w:p w14:paraId="18820D13" w14:textId="2B3D6906" w:rsidR="00E40F48" w:rsidRPr="00D91FC3" w:rsidRDefault="00E40F48" w:rsidP="00E40F48">
      <w:r w:rsidRPr="00D91FC3">
        <w:rPr>
          <w:rFonts w:hint="eastAsia"/>
        </w:rPr>
        <w:t xml:space="preserve">Step </w:t>
      </w:r>
      <w:r w:rsidR="00B317EE" w:rsidRPr="00B317EE">
        <w:rPr>
          <w:rFonts w:hint="eastAsia"/>
          <w:color w:val="C0C0C0"/>
        </w:rPr>
        <w:t>&amp;</w:t>
      </w:r>
      <w:r w:rsidRPr="00D91FC3">
        <w:rPr>
          <w:rFonts w:hint="eastAsia"/>
        </w:rPr>
        <w:t xml:space="preserve"> Complexity </w:t>
      </w:r>
      <w:r w:rsidR="00B317EE" w:rsidRPr="00B317EE">
        <w:rPr>
          <w:rFonts w:hint="eastAsia"/>
          <w:color w:val="C0C0C0"/>
        </w:rPr>
        <w:t>\\</w:t>
      </w:r>
    </w:p>
    <w:p w14:paraId="503C40A8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\midrule</w:t>
      </w:r>
    </w:p>
    <w:p w14:paraId="3289540F" w14:textId="17BC3FD9" w:rsidR="00E40F48" w:rsidRPr="00D91FC3" w:rsidRDefault="00E40F48" w:rsidP="00E40F48">
      <w:r w:rsidRPr="00D91FC3">
        <w:rPr>
          <w:rFonts w:hint="eastAsia"/>
        </w:rPr>
        <w:t xml:space="preserve">Construction of $L_P$ </w:t>
      </w:r>
      <w:r w:rsidR="00B317EE" w:rsidRPr="00B317EE">
        <w:rPr>
          <w:rFonts w:hint="eastAsia"/>
          <w:color w:val="C0C0C0"/>
        </w:rPr>
        <w:t>&amp;</w:t>
      </w:r>
      <w:r w:rsidRPr="00D91FC3">
        <w:rPr>
          <w:rFonts w:hint="eastAsia"/>
        </w:rPr>
        <w:t xml:space="preserve"> $O(N_P \cdot W_{\mathrm{sp}})$ </w:t>
      </w:r>
      <w:r w:rsidR="00B317EE" w:rsidRPr="00B317EE">
        <w:rPr>
          <w:rFonts w:hint="eastAsia"/>
          <w:color w:val="C0C0C0"/>
        </w:rPr>
        <w:t>\\</w:t>
      </w:r>
    </w:p>
    <w:p w14:paraId="596A93EC" w14:textId="514E5E8A" w:rsidR="00E40F48" w:rsidRPr="00D91FC3" w:rsidRDefault="00E40F48" w:rsidP="00E40F48">
      <w:r w:rsidRPr="00D91FC3">
        <w:rPr>
          <w:rFonts w:hint="eastAsia"/>
        </w:rPr>
        <w:t xml:space="preserve">Sorting of $L_P$ </w:t>
      </w:r>
      <w:r w:rsidR="00B317EE" w:rsidRPr="00B317EE">
        <w:rPr>
          <w:rFonts w:hint="eastAsia"/>
          <w:color w:val="C0C0C0"/>
        </w:rPr>
        <w:t>&amp;</w:t>
      </w:r>
      <w:r w:rsidRPr="00D91FC3">
        <w:rPr>
          <w:rFonts w:hint="eastAsia"/>
        </w:rPr>
        <w:t xml:space="preserve"> $O(\widetilde N_P \log \widetilde N_P)$ </w:t>
      </w:r>
      <w:r w:rsidR="00B317EE" w:rsidRPr="00B317EE">
        <w:rPr>
          <w:rFonts w:hint="eastAsia"/>
          <w:color w:val="C0C0C0"/>
        </w:rPr>
        <w:t>\\</w:t>
      </w:r>
    </w:p>
    <w:p w14:paraId="68B9A1B8" w14:textId="2B84E5D9" w:rsidR="00E40F48" w:rsidRPr="00D91FC3" w:rsidRDefault="00E40F48" w:rsidP="00E40F48">
      <w:r w:rsidRPr="00D91FC3">
        <w:rPr>
          <w:rFonts w:hint="eastAsia"/>
        </w:rPr>
        <w:t xml:space="preserve">Temporal interval </w:t>
      </w:r>
      <w:r w:rsidR="00B317EE" w:rsidRPr="00B317EE">
        <w:rPr>
          <w:rFonts w:hint="eastAsia"/>
          <w:color w:val="C0C0C0"/>
        </w:rPr>
        <w:t>&amp;</w:t>
      </w:r>
      <w:r w:rsidRPr="00D91FC3">
        <w:rPr>
          <w:rFonts w:hint="eastAsia"/>
        </w:rPr>
        <w:t xml:space="preserve"> </w:t>
      </w:r>
      <w:r w:rsidR="008B0F75" w:rsidRPr="008B0F75">
        <w:rPr>
          <w:rFonts w:hint="eastAsia"/>
          <w:color w:val="C0C0C0"/>
        </w:rPr>
        <w:t>\multirow{2}{*}</w:t>
      </w:r>
      <w:r w:rsidRPr="00D91FC3">
        <w:rPr>
          <w:rFonts w:hint="eastAsia"/>
        </w:rPr>
        <w:t xml:space="preserve">{$O\!\left(\sum_{\bm{s}_{\mathrm{sp}}}|L_P(\bm{s}_{\mathrm{sp}})| \log |L_P(\bm{s}_{\mathrm{sp}})|\right)$} </w:t>
      </w:r>
      <w:r w:rsidR="00B317EE" w:rsidRPr="00B317EE">
        <w:rPr>
          <w:rFonts w:hint="eastAsia"/>
          <w:color w:val="C0C0C0"/>
        </w:rPr>
        <w:t>\\</w:t>
      </w:r>
    </w:p>
    <w:p w14:paraId="347DF9A5" w14:textId="61EADEBD" w:rsidR="00E40F48" w:rsidRPr="00D91FC3" w:rsidRDefault="008B0F75" w:rsidP="00E40F48">
      <w:r w:rsidRPr="008B0F75">
        <w:rPr>
          <w:rFonts w:hint="eastAsia"/>
          <w:color w:val="C0C0C0"/>
        </w:rPr>
        <w:t xml:space="preserve">\quad </w:t>
      </w:r>
      <w:r w:rsidR="00E40F48" w:rsidRPr="00D91FC3">
        <w:rPr>
          <w:rFonts w:hint="eastAsia"/>
        </w:rPr>
        <w:t xml:space="preserve">computation </w:t>
      </w:r>
      <w:r w:rsidR="00B317EE" w:rsidRPr="00B317EE">
        <w:rPr>
          <w:rFonts w:hint="eastAsia"/>
          <w:color w:val="C0C0C0"/>
        </w:rPr>
        <w:t>&amp;</w:t>
      </w:r>
      <w:r w:rsidR="00E40F48" w:rsidRPr="00D91FC3">
        <w:rPr>
          <w:rFonts w:hint="eastAsia"/>
        </w:rPr>
        <w:t xml:space="preserve"> </w:t>
      </w:r>
      <w:r w:rsidR="00B317EE" w:rsidRPr="00B317EE">
        <w:rPr>
          <w:rFonts w:hint="eastAsia"/>
          <w:color w:val="C0C0C0"/>
        </w:rPr>
        <w:t>\\</w:t>
      </w:r>
    </w:p>
    <w:p w14:paraId="5FDEF4B3" w14:textId="587A7C9D" w:rsidR="00E40F48" w:rsidRPr="00D91FC3" w:rsidRDefault="00E40F48" w:rsidP="00E40F48">
      <w:r w:rsidRPr="00D91FC3">
        <w:rPr>
          <w:rFonts w:hint="eastAsia"/>
        </w:rPr>
        <w:t xml:space="preserve">Candidate interval </w:t>
      </w:r>
      <w:r w:rsidR="00B317EE" w:rsidRPr="00B317EE">
        <w:rPr>
          <w:rFonts w:hint="eastAsia"/>
          <w:color w:val="C0C0C0"/>
        </w:rPr>
        <w:t>&amp;</w:t>
      </w:r>
      <w:r w:rsidRPr="00D91FC3">
        <w:rPr>
          <w:rFonts w:hint="eastAsia"/>
        </w:rPr>
        <w:t xml:space="preserve"> </w:t>
      </w:r>
      <w:r w:rsidR="008B0F75" w:rsidRPr="008B0F75">
        <w:rPr>
          <w:rFonts w:hint="eastAsia"/>
          <w:color w:val="C0C0C0"/>
        </w:rPr>
        <w:t>\multirow{2}{*}</w:t>
      </w:r>
      <w:r w:rsidRPr="00D91FC3">
        <w:rPr>
          <w:rFonts w:hint="eastAsia"/>
        </w:rPr>
        <w:t xml:space="preserve">{$O(I_P)$} </w:t>
      </w:r>
      <w:r w:rsidR="00B317EE" w:rsidRPr="00B317EE">
        <w:rPr>
          <w:rFonts w:hint="eastAsia"/>
          <w:color w:val="C0C0C0"/>
        </w:rPr>
        <w:t>\\</w:t>
      </w:r>
    </w:p>
    <w:p w14:paraId="075E54FE" w14:textId="01B42A1A" w:rsidR="00E40F48" w:rsidRPr="00D91FC3" w:rsidRDefault="008B0F75" w:rsidP="00E40F48">
      <w:r w:rsidRPr="008B0F75">
        <w:rPr>
          <w:rFonts w:hint="eastAsia"/>
          <w:color w:val="C0C0C0"/>
        </w:rPr>
        <w:t xml:space="preserve">\quad </w:t>
      </w:r>
      <w:r w:rsidR="00E40F48" w:rsidRPr="00D91FC3">
        <w:rPr>
          <w:rFonts w:hint="eastAsia"/>
        </w:rPr>
        <w:t xml:space="preserve">map intersection </w:t>
      </w:r>
      <w:r w:rsidR="00B317EE" w:rsidRPr="00B317EE">
        <w:rPr>
          <w:rFonts w:hint="eastAsia"/>
          <w:color w:val="C0C0C0"/>
        </w:rPr>
        <w:t>&amp;</w:t>
      </w:r>
      <w:r w:rsidR="00E40F48" w:rsidRPr="00D91FC3">
        <w:rPr>
          <w:rFonts w:hint="eastAsia"/>
        </w:rPr>
        <w:t xml:space="preserve"> </w:t>
      </w:r>
      <w:r w:rsidR="00B317EE" w:rsidRPr="00B317EE">
        <w:rPr>
          <w:rFonts w:hint="eastAsia"/>
          <w:color w:val="C0C0C0"/>
        </w:rPr>
        <w:t>\\</w:t>
      </w:r>
    </w:p>
    <w:p w14:paraId="48EF3F35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\bottomrule</w:t>
      </w:r>
    </w:p>
    <w:p w14:paraId="1D58B12B" w14:textId="329FE3D3" w:rsidR="00E40F48" w:rsidRPr="00D91FC3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D91FC3">
        <w:rPr>
          <w:rFonts w:hint="eastAsia"/>
        </w:rPr>
        <w:t>{tabular}</w:t>
      </w:r>
    </w:p>
    <w:p w14:paraId="6E917B16" w14:textId="379FAFD5" w:rsidR="00E40F48" w:rsidRPr="00D91FC3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D91FC3">
        <w:rPr>
          <w:rFonts w:hint="eastAsia"/>
        </w:rPr>
        <w:t>{table}</w:t>
      </w:r>
    </w:p>
    <w:p w14:paraId="5E2BEB3C" w14:textId="77777777" w:rsidR="00E40F48" w:rsidRPr="00D91FC3" w:rsidRDefault="00E40F48" w:rsidP="00E40F48"/>
    <w:p w14:paraId="628E5629" w14:textId="183E0A64" w:rsidR="00E40F48" w:rsidRPr="00D91FC3" w:rsidRDefault="00E40F48" w:rsidP="00E40F48">
      <w:r w:rsidRPr="00D91FC3">
        <w:rPr>
          <w:rFonts w:hint="eastAsia"/>
        </w:rPr>
        <w:lastRenderedPageBreak/>
        <w:t>Therefore, the overall complexity</w:t>
      </w:r>
      <w:r w:rsidR="008B0F75">
        <w:rPr>
          <w:rFonts w:hint="eastAsia"/>
        </w:rPr>
        <w:t xml:space="preserve"> </w:t>
      </w:r>
      <w:r w:rsidRPr="00D91FC3">
        <w:rPr>
          <w:rFonts w:hint="eastAsia"/>
        </w:rPr>
        <w:t>faithful to the current implementation is</w:t>
      </w:r>
    </w:p>
    <w:p w14:paraId="098C4C2C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\[</w:t>
      </w:r>
    </w:p>
    <w:p w14:paraId="6652EF53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O\!\left(</w:t>
      </w:r>
    </w:p>
    <w:p w14:paraId="16B43DF6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  \sum_{P \in \mathcal{F}}</w:t>
      </w:r>
    </w:p>
    <w:p w14:paraId="1BB9D50B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    \bigl(</w:t>
      </w:r>
    </w:p>
    <w:p w14:paraId="432ED632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      N_P W_{\mathrm{sp}}</w:t>
      </w:r>
    </w:p>
    <w:p w14:paraId="76DC15C6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      +</w:t>
      </w:r>
    </w:p>
    <w:p w14:paraId="743C566C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      \widetilde N_P \log \widetilde N_P</w:t>
      </w:r>
    </w:p>
    <w:p w14:paraId="49CC5310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      +</w:t>
      </w:r>
    </w:p>
    <w:p w14:paraId="3E9B60F5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      I_P</w:t>
      </w:r>
    </w:p>
    <w:p w14:paraId="69E3702B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    \bigr)</w:t>
      </w:r>
    </w:p>
    <w:p w14:paraId="5553014E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 xml:space="preserve">  \right)</w:t>
      </w:r>
    </w:p>
    <w:p w14:paraId="6C65E573" w14:textId="77777777" w:rsidR="00E40F48" w:rsidRPr="00D91FC3" w:rsidRDefault="00E40F48" w:rsidP="00BC3EFE">
      <w:pPr>
        <w:pStyle w:val="code"/>
      </w:pPr>
      <w:r w:rsidRPr="00D91FC3">
        <w:rPr>
          <w:rFonts w:hint="eastAsia"/>
        </w:rPr>
        <w:t>\]</w:t>
      </w:r>
    </w:p>
    <w:p w14:paraId="1D2A5319" w14:textId="7DE73811" w:rsidR="00E40F48" w:rsidRPr="00D91FC3" w:rsidRDefault="00E40F48" w:rsidP="00E40F48">
      <w:r w:rsidRPr="00D91FC3">
        <w:rPr>
          <w:rFonts w:hint="eastAsia"/>
        </w:rPr>
        <w:t>where $\mathcal{F}$ is the set of candidate patterns</w:t>
      </w:r>
      <w:r w:rsidR="008B0F75">
        <w:rPr>
          <w:rFonts w:hint="eastAsia"/>
        </w:rPr>
        <w:t xml:space="preserve"> </w:t>
      </w:r>
      <w:r w:rsidRPr="00D91FC3">
        <w:rPr>
          <w:rFonts w:hint="eastAsia"/>
        </w:rPr>
        <w:t>actually evaluated.</w:t>
      </w:r>
      <w:r w:rsidR="008B0F75">
        <w:rPr>
          <w:rFonts w:hint="eastAsia"/>
        </w:rPr>
        <w:t xml:space="preserve"> </w:t>
      </w:r>
      <w:r w:rsidRPr="00D91FC3">
        <w:rPr>
          <w:rFonts w:hint="eastAsia"/>
        </w:rPr>
        <w:t>When applied to real data,</w:t>
      </w:r>
      <w:r w:rsidR="008B0F75">
        <w:rPr>
          <w:rFonts w:hint="eastAsia"/>
        </w:rPr>
        <w:t xml:space="preserve"> </w:t>
      </w:r>
      <w:del w:id="105" w:author="William Brooks" w:date="2026-05-01T11:49:00Z" w16du:dateUtc="2026-05-01T02:49:00Z">
        <w:r w:rsidRPr="00D91FC3" w:rsidDel="00F77317">
          <w:rPr>
            <w:rFonts w:hint="eastAsia"/>
          </w:rPr>
          <w:delText xml:space="preserve">discretization of </w:delText>
        </w:r>
      </w:del>
      <w:r w:rsidRPr="00D91FC3">
        <w:rPr>
          <w:rFonts w:hint="eastAsia"/>
        </w:rPr>
        <w:t xml:space="preserve">continuous coordinates </w:t>
      </w:r>
      <w:del w:id="106" w:author="William Brooks" w:date="2026-05-01T11:49:00Z" w16du:dateUtc="2026-05-01T02:49:00Z">
        <w:r w:rsidRPr="00D91FC3" w:rsidDel="00F77317">
          <w:rPr>
            <w:rFonts w:hint="eastAsia"/>
          </w:rPr>
          <w:delText xml:space="preserve">is </w:delText>
        </w:r>
      </w:del>
      <w:ins w:id="107" w:author="William Brooks" w:date="2026-05-01T11:49:00Z" w16du:dateUtc="2026-05-01T02:49:00Z">
        <w:r w:rsidR="00F77317">
          <w:t>need to be discretized</w:t>
        </w:r>
        <w:r w:rsidR="00F77317" w:rsidRPr="00D91FC3">
          <w:rPr>
            <w:rFonts w:hint="eastAsia"/>
          </w:rPr>
          <w:t xml:space="preserve"> </w:t>
        </w:r>
      </w:ins>
      <w:del w:id="108" w:author="William Brooks" w:date="2026-05-01T11:49:00Z" w16du:dateUtc="2026-05-01T02:49:00Z">
        <w:r w:rsidRPr="00D91FC3" w:rsidDel="00F77317">
          <w:rPr>
            <w:rFonts w:hint="eastAsia"/>
          </w:rPr>
          <w:delText>required</w:delText>
        </w:r>
        <w:r w:rsidR="008B0F75" w:rsidDel="00F77317">
          <w:rPr>
            <w:rFonts w:hint="eastAsia"/>
          </w:rPr>
          <w:delText xml:space="preserve"> </w:delText>
        </w:r>
      </w:del>
      <w:r w:rsidRPr="00D91FC3">
        <w:rPr>
          <w:rFonts w:hint="eastAsia"/>
        </w:rPr>
        <w:t>as a preprocessing step (\S\ref{sec:experiments}).</w:t>
      </w:r>
    </w:p>
    <w:p w14:paraId="7BC29F53" w14:textId="77777777" w:rsidR="00E40F48" w:rsidRPr="00D91FC3" w:rsidRDefault="00E40F48" w:rsidP="00E40F48"/>
    <w:p w14:paraId="180D38E6" w14:textId="77777777" w:rsidR="00FE0E28" w:rsidRDefault="00BC3EFE" w:rsidP="00BC3EFE">
      <w:pPr>
        <w:pStyle w:val="1"/>
      </w:pPr>
      <w:r>
        <w:rPr>
          <w:rFonts w:hint="eastAsia"/>
        </w:rPr>
        <w:t>\section</w:t>
      </w:r>
      <w:r w:rsidR="00E40F48" w:rsidRPr="008E62D6">
        <w:rPr>
          <w:rFonts w:hint="eastAsia"/>
        </w:rPr>
        <w:t>{Experiments}</w:t>
      </w:r>
    </w:p>
    <w:p w14:paraId="076B9978" w14:textId="2744DE34" w:rsidR="00E40F48" w:rsidRPr="008E62D6" w:rsidRDefault="00E40F48" w:rsidP="00FE0E28">
      <w:pPr>
        <w:pStyle w:val="code"/>
      </w:pPr>
      <w:r w:rsidRPr="008E62D6">
        <w:rPr>
          <w:rFonts w:hint="eastAsia"/>
        </w:rPr>
        <w:t>\label{sec:experiments}</w:t>
      </w:r>
    </w:p>
    <w:p w14:paraId="79F8CE68" w14:textId="6F47AA77" w:rsidR="00E40F48" w:rsidRPr="008E62D6" w:rsidRDefault="00E40F48" w:rsidP="00E40F48">
      <w:r w:rsidRPr="008E62D6">
        <w:rPr>
          <w:rFonts w:hint="eastAsia"/>
        </w:rPr>
        <w:t>We verif</w:t>
      </w:r>
      <w:ins w:id="109" w:author="William Brooks" w:date="2026-05-01T14:17:00Z" w16du:dateUtc="2026-05-01T05:17:00Z">
        <w:r w:rsidR="00B54F02">
          <w:t>ied</w:t>
        </w:r>
      </w:ins>
      <w:del w:id="110" w:author="William Brooks" w:date="2026-05-01T14:17:00Z" w16du:dateUtc="2026-05-01T05:17:00Z">
        <w:r w:rsidRPr="008E62D6" w:rsidDel="00B54F02">
          <w:rPr>
            <w:rFonts w:hint="eastAsia"/>
          </w:rPr>
          <w:delText>y</w:delText>
        </w:r>
      </w:del>
      <w:r w:rsidRPr="008E62D6">
        <w:rPr>
          <w:rFonts w:hint="eastAsia"/>
        </w:rPr>
        <w:t xml:space="preserve"> the scalability and effectiveness of the proposed method.</w:t>
      </w:r>
      <w:r w:rsidR="00BC3EFE">
        <w:rPr>
          <w:rFonts w:hint="eastAsia"/>
        </w:rPr>
        <w:t xml:space="preserve"> </w:t>
      </w:r>
      <w:r w:rsidRPr="008E62D6">
        <w:rPr>
          <w:rFonts w:hint="eastAsia"/>
        </w:rPr>
        <w:t>All experiments were implemented in Rust (release build)</w:t>
      </w:r>
      <w:r w:rsidR="00BC3EFE">
        <w:rPr>
          <w:rFonts w:hint="eastAsia"/>
        </w:rPr>
        <w:t xml:space="preserve"> </w:t>
      </w:r>
      <w:r w:rsidRPr="008E62D6">
        <w:rPr>
          <w:rFonts w:hint="eastAsia"/>
        </w:rPr>
        <w:t>and executed on Apple M3 (8 cores, 24\,GB RAM).</w:t>
      </w:r>
    </w:p>
    <w:p w14:paraId="591355CE" w14:textId="77777777" w:rsidR="00E40F48" w:rsidRPr="008E62D6" w:rsidRDefault="00E40F48" w:rsidP="00E40F48"/>
    <w:p w14:paraId="1869D1F8" w14:textId="0D2A90D3" w:rsidR="00E40F48" w:rsidRPr="008E62D6" w:rsidRDefault="00BC3EFE" w:rsidP="00BC3EFE">
      <w:pPr>
        <w:pStyle w:val="2"/>
      </w:pPr>
      <w:r>
        <w:rPr>
          <w:rFonts w:hint="eastAsia"/>
        </w:rPr>
        <w:t>\subsection</w:t>
      </w:r>
      <w:r w:rsidR="00E40F48" w:rsidRPr="008E62D6">
        <w:rPr>
          <w:rFonts w:hint="eastAsia"/>
        </w:rPr>
        <w:t>{EX-1: Method Comparison on Diverse Dense Region Shapes (Synthetic Data)}</w:t>
      </w:r>
    </w:p>
    <w:p w14:paraId="2EA8E565" w14:textId="77777777" w:rsidR="00E40F48" w:rsidRPr="008E62D6" w:rsidRDefault="00E40F48" w:rsidP="00AF493A">
      <w:pPr>
        <w:pStyle w:val="code"/>
      </w:pPr>
      <w:r w:rsidRPr="008E62D6">
        <w:rPr>
          <w:rFonts w:hint="eastAsia"/>
        </w:rPr>
        <w:t>\label{sec:ex1}\label{sec:ex1_1}</w:t>
      </w:r>
    </w:p>
    <w:p w14:paraId="5DC8B5DE" w14:textId="7432C0BC" w:rsidR="00E40F48" w:rsidRPr="008E62D6" w:rsidRDefault="00E40F48" w:rsidP="00E40F48">
      <w:r w:rsidRPr="008E62D6">
        <w:rPr>
          <w:rFonts w:hint="eastAsia"/>
        </w:rPr>
        <w:t>\paragraph{</w:t>
      </w:r>
      <w:r w:rsidRPr="00AF493A">
        <w:rPr>
          <w:rFonts w:hint="eastAsia"/>
          <w:b/>
          <w:bCs/>
        </w:rPr>
        <w:t>Objective</w:t>
      </w:r>
      <w:r w:rsidRPr="008E62D6">
        <w:rPr>
          <w:rFonts w:hint="eastAsia"/>
        </w:rPr>
        <w:t>.}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Real-world dense regions may take various shapes.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Th</w:t>
      </w:r>
      <w:ins w:id="111" w:author="William Brooks" w:date="2026-05-01T11:50:00Z" w16du:dateUtc="2026-05-01T02:50:00Z">
        <w:r w:rsidR="000046AB">
          <w:t>u</w:t>
        </w:r>
      </w:ins>
      <w:del w:id="112" w:author="William Brooks" w:date="2026-05-01T11:50:00Z" w16du:dateUtc="2026-05-01T02:50:00Z">
        <w:r w:rsidRPr="008E62D6" w:rsidDel="000046AB">
          <w:rPr>
            <w:rFonts w:hint="eastAsia"/>
          </w:rPr>
          <w:delText>i</w:delText>
        </w:r>
      </w:del>
      <w:r w:rsidRPr="008E62D6">
        <w:rPr>
          <w:rFonts w:hint="eastAsia"/>
        </w:rPr>
        <w:t>s</w:t>
      </w:r>
      <w:ins w:id="113" w:author="William Brooks" w:date="2026-05-01T11:50:00Z" w16du:dateUtc="2026-05-01T02:50:00Z">
        <w:r w:rsidR="000046AB">
          <w:t xml:space="preserve">, </w:t>
        </w:r>
      </w:ins>
      <w:ins w:id="114" w:author="William Brooks" w:date="2026-05-01T14:17:00Z" w16du:dateUtc="2026-05-01T05:17:00Z">
        <w:r w:rsidR="007031E4">
          <w:t xml:space="preserve">in </w:t>
        </w:r>
      </w:ins>
      <w:ins w:id="115" w:author="William Brooks" w:date="2026-05-01T11:50:00Z" w16du:dateUtc="2026-05-01T02:50:00Z">
        <w:r w:rsidR="000046AB">
          <w:t>this</w:t>
        </w:r>
      </w:ins>
      <w:r w:rsidRPr="008E62D6">
        <w:rPr>
          <w:rFonts w:hint="eastAsia"/>
        </w:rPr>
        <w:t xml:space="preserve"> experiment</w:t>
      </w:r>
      <w:ins w:id="116" w:author="William Brooks" w:date="2026-05-01T14:17:00Z" w16du:dateUtc="2026-05-01T05:17:00Z">
        <w:r w:rsidR="007031E4">
          <w:t>,</w:t>
        </w:r>
      </w:ins>
      <w:r w:rsidRPr="008E62D6">
        <w:rPr>
          <w:rFonts w:hint="eastAsia"/>
        </w:rPr>
        <w:t xml:space="preserve"> </w:t>
      </w:r>
      <w:del w:id="117" w:author="William Brooks" w:date="2026-05-01T14:17:00Z" w16du:dateUtc="2026-05-01T05:17:00Z">
        <w:r w:rsidRPr="008E62D6" w:rsidDel="007031E4">
          <w:rPr>
            <w:rFonts w:hint="eastAsia"/>
          </w:rPr>
          <w:delText xml:space="preserve">uses </w:delText>
        </w:r>
      </w:del>
      <w:r w:rsidRPr="008E62D6">
        <w:rPr>
          <w:rFonts w:hint="eastAsia"/>
        </w:rPr>
        <w:t>synthetic data with four embedding shapes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(rectangular, drift, intermittent, and expanding)</w:t>
      </w:r>
      <w:r w:rsidR="00AF493A">
        <w:rPr>
          <w:rFonts w:hint="eastAsia"/>
        </w:rPr>
        <w:t xml:space="preserve"> </w:t>
      </w:r>
      <w:ins w:id="118" w:author="William Brooks" w:date="2026-05-01T14:17:00Z" w16du:dateUtc="2026-05-01T05:17:00Z">
        <w:r w:rsidR="007031E4">
          <w:t xml:space="preserve">was used </w:t>
        </w:r>
      </w:ins>
      <w:r w:rsidRPr="008E62D6">
        <w:rPr>
          <w:rFonts w:hint="eastAsia"/>
        </w:rPr>
        <w:t>to verify how well existing methods recover the exact solution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defined by the proposed method.</w:t>
      </w:r>
    </w:p>
    <w:p w14:paraId="77F5E029" w14:textId="77777777" w:rsidR="00E40F48" w:rsidRPr="008E62D6" w:rsidRDefault="00E40F48" w:rsidP="00E40F48"/>
    <w:p w14:paraId="2ECCD6C4" w14:textId="18872018" w:rsidR="00E40F48" w:rsidRPr="008E62D6" w:rsidRDefault="00E40F48" w:rsidP="00E40F48">
      <w:r w:rsidRPr="008E62D6">
        <w:rPr>
          <w:rFonts w:hint="eastAsia"/>
        </w:rPr>
        <w:t>\paragraph{</w:t>
      </w:r>
      <w:r w:rsidRPr="00AF493A">
        <w:rPr>
          <w:rFonts w:hint="eastAsia"/>
          <w:b/>
          <w:bCs/>
        </w:rPr>
        <w:t>Synthetic data</w:t>
      </w:r>
      <w:r w:rsidRPr="008E62D6">
        <w:rPr>
          <w:rFonts w:hint="eastAsia"/>
        </w:rPr>
        <w:t>.}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 xml:space="preserve">A grid </w:t>
      </w:r>
      <w:ins w:id="119" w:author="William Brooks" w:date="2026-05-01T14:18:00Z" w16du:dateUtc="2026-05-01T05:18:00Z">
        <w:r w:rsidR="00B3424C">
          <w:t xml:space="preserve">was used </w:t>
        </w:r>
      </w:ins>
      <w:del w:id="120" w:author="William Brooks" w:date="2026-05-01T14:18:00Z" w16du:dateUtc="2026-05-01T05:18:00Z">
        <w:r w:rsidRPr="008E62D6" w:rsidDel="00B3424C">
          <w:rPr>
            <w:rFonts w:hint="eastAsia"/>
          </w:rPr>
          <w:delText xml:space="preserve">with </w:delText>
        </w:r>
      </w:del>
      <w:ins w:id="121" w:author="William Brooks" w:date="2026-05-01T14:18:00Z" w16du:dateUtc="2026-05-01T05:18:00Z">
        <w:r w:rsidR="00B3424C">
          <w:t>that had</w:t>
        </w:r>
        <w:r w:rsidR="00B3424C" w:rsidRPr="008E62D6">
          <w:rPr>
            <w:rFonts w:hint="eastAsia"/>
          </w:rPr>
          <w:t xml:space="preserve"> </w:t>
        </w:r>
      </w:ins>
      <w:r w:rsidRPr="008E62D6">
        <w:rPr>
          <w:rFonts w:hint="eastAsia"/>
        </w:rPr>
        <w:t>$T{=}100$ temporal and $S{=}100$ spatial grid points, containing 20 embedded GT patterns</w:t>
      </w:r>
      <w:del w:id="122" w:author="William Brooks" w:date="2026-05-01T14:18:00Z" w16du:dateUtc="2026-05-01T05:18:00Z">
        <w:r w:rsidRPr="008E62D6" w:rsidDel="00B3424C">
          <w:rPr>
            <w:rFonts w:hint="eastAsia"/>
          </w:rPr>
          <w:delText xml:space="preserve">, </w:delText>
        </w:r>
      </w:del>
      <w:del w:id="123" w:author="William Brooks" w:date="2026-05-01T14:17:00Z" w16du:dateUtc="2026-05-01T05:17:00Z">
        <w:r w:rsidRPr="008E62D6" w:rsidDel="00B3424C">
          <w:rPr>
            <w:rFonts w:hint="eastAsia"/>
          </w:rPr>
          <w:delText>i</w:delText>
        </w:r>
      </w:del>
      <w:del w:id="124" w:author="William Brooks" w:date="2026-05-01T14:18:00Z" w16du:dateUtc="2026-05-01T05:18:00Z">
        <w:r w:rsidRPr="008E62D6" w:rsidDel="00B3424C">
          <w:rPr>
            <w:rFonts w:hint="eastAsia"/>
          </w:rPr>
          <w:delText>s used</w:delText>
        </w:r>
      </w:del>
      <w:r w:rsidRPr="008E62D6">
        <w:rPr>
          <w:rFonts w:hint="eastAsia"/>
        </w:rPr>
        <w:t>.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 xml:space="preserve">Four embedding shapes </w:t>
      </w:r>
      <w:del w:id="125" w:author="William Brooks" w:date="2026-05-01T14:18:00Z" w16du:dateUtc="2026-05-01T05:18:00Z">
        <w:r w:rsidRPr="008E62D6" w:rsidDel="000F0A3F">
          <w:rPr>
            <w:rFonts w:hint="eastAsia"/>
          </w:rPr>
          <w:delText>a</w:delText>
        </w:r>
      </w:del>
      <w:ins w:id="126" w:author="William Brooks" w:date="2026-05-01T14:18:00Z" w16du:dateUtc="2026-05-01T05:18:00Z">
        <w:r w:rsidR="000F0A3F">
          <w:t>we</w:t>
        </w:r>
      </w:ins>
      <w:r w:rsidRPr="008E62D6">
        <w:rPr>
          <w:rFonts w:hint="eastAsia"/>
        </w:rPr>
        <w:t>re evaluated: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rectangular (Shape~A), drift (Shape~B), intermittent (Shape~C),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and expanding (Shape~D),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with 3 seeds per shape ($4 \times 3 = 12$ datasets in total).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Generation details are given in Appendix~\ref{sec:ex1_data_details}.</w:t>
      </w:r>
    </w:p>
    <w:p w14:paraId="0357EE94" w14:textId="77777777" w:rsidR="00E40F48" w:rsidRPr="008E62D6" w:rsidRDefault="00E40F48" w:rsidP="00E40F48"/>
    <w:p w14:paraId="40B146DE" w14:textId="12DAECE0" w:rsidR="00E40F48" w:rsidRPr="008E62D6" w:rsidRDefault="00E40F48" w:rsidP="00E40F48">
      <w:r w:rsidRPr="008E62D6">
        <w:rPr>
          <w:rFonts w:hint="eastAsia"/>
        </w:rPr>
        <w:t>\paragraph{</w:t>
      </w:r>
      <w:r w:rsidRPr="00AF493A">
        <w:rPr>
          <w:rFonts w:hint="eastAsia"/>
          <w:b/>
          <w:bCs/>
        </w:rPr>
        <w:t>Baseline methods</w:t>
      </w:r>
      <w:r w:rsidRPr="008E62D6">
        <w:rPr>
          <w:rFonts w:hint="eastAsia"/>
        </w:rPr>
        <w:t>.}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Each baseline addresses a fundamentally different formulation,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so all tunable parameters were grid-searched to maximize each baseline's score for a fair comparison.</w:t>
      </w:r>
      <w:r w:rsidR="00AF493A">
        <w:rPr>
          <w:rFonts w:hint="eastAsia"/>
        </w:rPr>
        <w:t xml:space="preserve"> </w:t>
      </w:r>
      <w:del w:id="127" w:author="William Brooks" w:date="2026-05-01T11:50:00Z" w16du:dateUtc="2026-05-01T02:50:00Z">
        <w:r w:rsidRPr="008E62D6" w:rsidDel="007419BF">
          <w:rPr>
            <w:rFonts w:hint="eastAsia"/>
          </w:rPr>
          <w:delText>The following f</w:delText>
        </w:r>
      </w:del>
      <w:ins w:id="128" w:author="William Brooks" w:date="2026-05-01T11:50:00Z" w16du:dateUtc="2026-05-01T02:50:00Z">
        <w:r w:rsidR="007419BF">
          <w:t>F</w:t>
        </w:r>
      </w:ins>
      <w:r w:rsidRPr="008E62D6">
        <w:rPr>
          <w:rFonts w:hint="eastAsia"/>
        </w:rPr>
        <w:t xml:space="preserve">ive methods </w:t>
      </w:r>
      <w:del w:id="129" w:author="William Brooks" w:date="2026-05-01T14:18:00Z" w16du:dateUtc="2026-05-01T05:18:00Z">
        <w:r w:rsidRPr="008E62D6" w:rsidDel="000F0A3F">
          <w:rPr>
            <w:rFonts w:hint="eastAsia"/>
          </w:rPr>
          <w:delText>a</w:delText>
        </w:r>
      </w:del>
      <w:ins w:id="130" w:author="William Brooks" w:date="2026-05-01T14:18:00Z" w16du:dateUtc="2026-05-01T05:18:00Z">
        <w:r w:rsidR="000F0A3F">
          <w:t>we</w:t>
        </w:r>
      </w:ins>
      <w:r w:rsidRPr="008E62D6">
        <w:rPr>
          <w:rFonts w:hint="eastAsia"/>
        </w:rPr>
        <w:t>re used.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Colocation / STCP-</w:t>
      </w:r>
      <w:r w:rsidRPr="008E62D6">
        <w:rPr>
          <w:rFonts w:hint="eastAsia"/>
        </w:rPr>
        <w:lastRenderedPageBreak/>
        <w:t>Miner are used in EX-1-1 (pattern detection);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LISA / MZoom / ST-DBSCAN are used in EX-1-2 (region recovery).</w:t>
      </w:r>
    </w:p>
    <w:p w14:paraId="6BF881FF" w14:textId="77777777" w:rsidR="00E40F48" w:rsidRPr="008E62D6" w:rsidRDefault="00E40F48" w:rsidP="00E40F48"/>
    <w:p w14:paraId="379FFB30" w14:textId="2D376490" w:rsidR="00E40F48" w:rsidRPr="008E62D6" w:rsidRDefault="00E40F48" w:rsidP="00E40F48">
      <w:pPr>
        <w:pStyle w:val="code"/>
      </w:pPr>
      <w:r w:rsidRPr="00E40F48">
        <w:rPr>
          <w:rFonts w:hint="eastAsia"/>
          <w:color w:val="7030A0"/>
        </w:rPr>
        <w:t>\begin</w:t>
      </w:r>
      <w:r w:rsidRPr="008E62D6">
        <w:rPr>
          <w:rFonts w:hint="eastAsia"/>
        </w:rPr>
        <w:t>{itemize}</w:t>
      </w:r>
    </w:p>
    <w:p w14:paraId="0F743B7B" w14:textId="2DF0F6C4" w:rsidR="00E40F48" w:rsidRPr="008E62D6" w:rsidRDefault="00BC3EFE" w:rsidP="00E40F48">
      <w:r w:rsidRPr="00BC3EFE">
        <w:rPr>
          <w:rFonts w:hint="eastAsia"/>
          <w:color w:val="0070C0"/>
        </w:rPr>
        <w:t>\item</w:t>
      </w:r>
      <w:r w:rsidR="00E40F48" w:rsidRPr="008E62D6">
        <w:rPr>
          <w:rFonts w:hint="eastAsia"/>
        </w:rPr>
        <w:t xml:space="preserve"> \textbf{</w:t>
      </w:r>
      <w:r w:rsidR="00E40F48" w:rsidRPr="00AF493A">
        <w:rPr>
          <w:rFonts w:hint="eastAsia"/>
          <w:b/>
          <w:bCs/>
        </w:rPr>
        <w:t>Colocation</w:t>
      </w:r>
      <w:r w:rsidR="00E40F48" w:rsidRPr="008E62D6">
        <w:rPr>
          <w:rFonts w:hint="eastAsia"/>
        </w:rPr>
        <w:t>}~\cite{shekhar2001colocation}: Spatial colocation mining. PI threshold $\tau$ grid-searched.</w:t>
      </w:r>
    </w:p>
    <w:p w14:paraId="791A8564" w14:textId="3B18674E" w:rsidR="00E40F48" w:rsidRPr="008E62D6" w:rsidRDefault="00BC3EFE" w:rsidP="00E40F48">
      <w:r w:rsidRPr="00BC3EFE">
        <w:rPr>
          <w:rFonts w:hint="eastAsia"/>
          <w:color w:val="0070C0"/>
        </w:rPr>
        <w:t>\item</w:t>
      </w:r>
      <w:r w:rsidR="00E40F48" w:rsidRPr="008E62D6">
        <w:rPr>
          <w:rFonts w:hint="eastAsia"/>
        </w:rPr>
        <w:t xml:space="preserve"> \textbf{</w:t>
      </w:r>
      <w:r w:rsidR="00E40F48" w:rsidRPr="00AF493A">
        <w:rPr>
          <w:rFonts w:hint="eastAsia"/>
          <w:b/>
          <w:bCs/>
        </w:rPr>
        <w:t>STCP-Miner</w:t>
      </w:r>
      <w:r w:rsidR="00E40F48" w:rsidRPr="008E62D6">
        <w:rPr>
          <w:rFonts w:hint="eastAsia"/>
        </w:rPr>
        <w:t>}~\cite{qian2009stcolocation}: Spatio-temporal window extension of Colocation. $\tau$ and window width grid-searched.</w:t>
      </w:r>
    </w:p>
    <w:p w14:paraId="097C57E0" w14:textId="5901444A" w:rsidR="00E40F48" w:rsidRPr="008E62D6" w:rsidRDefault="00BC3EFE" w:rsidP="00E40F48">
      <w:r w:rsidRPr="00BC3EFE">
        <w:rPr>
          <w:rFonts w:hint="eastAsia"/>
          <w:color w:val="0070C0"/>
        </w:rPr>
        <w:t>\item</w:t>
      </w:r>
      <w:r w:rsidR="00E40F48" w:rsidRPr="008E62D6">
        <w:rPr>
          <w:rFonts w:hint="eastAsia"/>
        </w:rPr>
        <w:t xml:space="preserve"> \textbf{</w:t>
      </w:r>
      <w:r w:rsidR="00E40F48" w:rsidRPr="00AF493A">
        <w:rPr>
          <w:rFonts w:hint="eastAsia"/>
          <w:b/>
          <w:bCs/>
        </w:rPr>
        <w:t>MZoom</w:t>
      </w:r>
      <w:r w:rsidR="00E40F48" w:rsidRPr="008E62D6">
        <w:rPr>
          <w:rFonts w:hint="eastAsia"/>
        </w:rPr>
        <w:t>}~\cite{shin2018mzoom}: Greedy dense block detection on the occurrence tensor of GT pattern $P$. Top $k$ grid-searched.</w:t>
      </w:r>
    </w:p>
    <w:p w14:paraId="0243DA4F" w14:textId="0DA47F45" w:rsidR="00E40F48" w:rsidRPr="008E62D6" w:rsidRDefault="00BC3EFE" w:rsidP="00E40F48">
      <w:r w:rsidRPr="00BC3EFE">
        <w:rPr>
          <w:rFonts w:hint="eastAsia"/>
          <w:color w:val="0070C0"/>
        </w:rPr>
        <w:t>\item</w:t>
      </w:r>
      <w:r w:rsidR="00E40F48" w:rsidRPr="008E62D6">
        <w:rPr>
          <w:rFonts w:hint="eastAsia"/>
        </w:rPr>
        <w:t xml:space="preserve"> \textbf{</w:t>
      </w:r>
      <w:r w:rsidR="00E40F48" w:rsidRPr="00AF493A">
        <w:rPr>
          <w:rFonts w:hint="eastAsia"/>
          <w:b/>
          <w:bCs/>
        </w:rPr>
        <w:t>LISA</w:t>
      </w:r>
      <w:r w:rsidR="00E40F48" w:rsidRPr="008E62D6">
        <w:rPr>
          <w:rFonts w:hint="eastAsia"/>
        </w:rPr>
        <w:t>}~\cite{anselin1995lisa}: Occurrence counts of GT pattern $P$ aggregated onto a spatial grid; High-High cells identified by Local Moran's $I$.</w:t>
      </w:r>
    </w:p>
    <w:p w14:paraId="001AC971" w14:textId="48B00A9B" w:rsidR="00E40F48" w:rsidRPr="008E62D6" w:rsidRDefault="00BC3EFE" w:rsidP="00E40F48">
      <w:r w:rsidRPr="00BC3EFE">
        <w:rPr>
          <w:rFonts w:hint="eastAsia"/>
          <w:color w:val="0070C0"/>
        </w:rPr>
        <w:t>\item</w:t>
      </w:r>
      <w:r w:rsidR="00E40F48" w:rsidRPr="008E62D6">
        <w:rPr>
          <w:rFonts w:hint="eastAsia"/>
        </w:rPr>
        <w:t xml:space="preserve"> \textbf{</w:t>
      </w:r>
      <w:r w:rsidR="00E40F48" w:rsidRPr="00AF493A">
        <w:rPr>
          <w:rFonts w:hint="eastAsia"/>
          <w:b/>
          <w:bCs/>
        </w:rPr>
        <w:t>ST-DBSCAN</w:t>
      </w:r>
      <w:r w:rsidR="00E40F48" w:rsidRPr="008E62D6">
        <w:rPr>
          <w:rFonts w:hint="eastAsia"/>
        </w:rPr>
        <w:t>}~\cite{birant2007stdbscan}: $\varepsilon_1$, $\varepsilon_2$, min\_pts grid-searched on occurrence cells of GT pattern $P$.</w:t>
      </w:r>
    </w:p>
    <w:p w14:paraId="1EAEA522" w14:textId="3D81182D" w:rsidR="00E40F48" w:rsidRPr="008E62D6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8E62D6">
        <w:rPr>
          <w:rFonts w:hint="eastAsia"/>
        </w:rPr>
        <w:t>{itemize}</w:t>
      </w:r>
    </w:p>
    <w:p w14:paraId="2D01D2DA" w14:textId="77777777" w:rsidR="00E40F48" w:rsidRPr="008E62D6" w:rsidRDefault="00E40F48" w:rsidP="00E40F48"/>
    <w:p w14:paraId="6CBB7C51" w14:textId="134673F0" w:rsidR="00E40F48" w:rsidRPr="008E62D6" w:rsidRDefault="00E40F48" w:rsidP="00E40F48">
      <w:r w:rsidRPr="008E62D6">
        <w:rPr>
          <w:rFonts w:hint="eastAsia"/>
        </w:rPr>
        <w:t>\paragraph{</w:t>
      </w:r>
      <w:r w:rsidRPr="00AF493A">
        <w:rPr>
          <w:rFonts w:hint="eastAsia"/>
          <w:b/>
          <w:bCs/>
        </w:rPr>
        <w:t>Evaluation metrics.</w:t>
      </w:r>
      <w:r w:rsidRPr="008E62D6">
        <w:rPr>
          <w:rFonts w:hint="eastAsia"/>
        </w:rPr>
        <w:t>}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The dense pattern set $P^*$ and dense regions $R^*(P)$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obtained under the sliding-window density definition (Definitions~3--5)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 xml:space="preserve">for the explicitly embedded patterns serve as the </w:t>
      </w:r>
      <w:del w:id="131" w:author="William Brooks" w:date="2026-05-01T11:51:00Z" w16du:dateUtc="2026-05-01T02:51:00Z">
        <w:r w:rsidRPr="008E62D6" w:rsidDel="00963FA3">
          <w:rPr>
            <w:rFonts w:hint="eastAsia"/>
          </w:rPr>
          <w:delText>ground truth (</w:delText>
        </w:r>
      </w:del>
      <w:r w:rsidRPr="008E62D6">
        <w:rPr>
          <w:rFonts w:hint="eastAsia"/>
        </w:rPr>
        <w:t>GT</w:t>
      </w:r>
      <w:del w:id="132" w:author="William Brooks" w:date="2026-05-01T11:51:00Z" w16du:dateUtc="2026-05-01T02:51:00Z">
        <w:r w:rsidRPr="008E62D6" w:rsidDel="00963FA3">
          <w:rPr>
            <w:rFonts w:hint="eastAsia"/>
          </w:rPr>
          <w:delText>)</w:delText>
        </w:r>
      </w:del>
      <w:r w:rsidRPr="008E62D6">
        <w:rPr>
          <w:rFonts w:hint="eastAsia"/>
        </w:rPr>
        <w:t>.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Since the proposed method outputs the exact solution of this definition,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it achieves F1 $= 1.00$ and Jaccard $= 1.00$ by construction.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For EX-1-1,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F1 $= 2|\hat{P} \cap P^*| / (|\hat{P}| + |P^*|)$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measures how well each baseline identifies the GT pattern set $P^*$.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For EX-1-2, mean Jaccard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$= \frac{1}{|P^*|}\sum_{P \in P^*} |R^*(P) \cap \hat{R}(P)| / |R^*(P) \cup \hat{R}(P)|$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measures how closely each baseline recovers the GT dense region $R^*(P)$.</w:t>
      </w:r>
    </w:p>
    <w:p w14:paraId="6F9D3279" w14:textId="77777777" w:rsidR="00E40F48" w:rsidRPr="008E62D6" w:rsidRDefault="00E40F48" w:rsidP="00E40F48"/>
    <w:p w14:paraId="6AEC6F50" w14:textId="63198C6A" w:rsidR="00E40F48" w:rsidRPr="008E62D6" w:rsidRDefault="00E40F48" w:rsidP="00E40F48">
      <w:r w:rsidRPr="008E62D6">
        <w:rPr>
          <w:rFonts w:hint="eastAsia"/>
        </w:rPr>
        <w:t>Note that each baseline solves a fundamentally different problem: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colocation methods detect participation-index co-occurrence without defining dense regions;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dense subtensor methods output Cartesian-product blocks, not sliding-window regions;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clustering methods label point neighborhoods rather than windowed occurrence counts.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EX-1 is therefore not a head-to-head competition but a characterization of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how closely each method approximates the exact sliding-window solution.</w:t>
      </w:r>
    </w:p>
    <w:p w14:paraId="0B774A20" w14:textId="77777777" w:rsidR="00E40F48" w:rsidRPr="008E62D6" w:rsidRDefault="00E40F48" w:rsidP="00E40F48"/>
    <w:p w14:paraId="50F5BB1A" w14:textId="5886F85F" w:rsidR="00E40F48" w:rsidRPr="008E62D6" w:rsidRDefault="00E40F48" w:rsidP="00E40F48">
      <w:r w:rsidRPr="008E62D6">
        <w:rPr>
          <w:rFonts w:hint="eastAsia"/>
        </w:rPr>
        <w:t>\paragraph{</w:t>
      </w:r>
      <w:r w:rsidRPr="00AF493A">
        <w:rPr>
          <w:rFonts w:hint="eastAsia"/>
          <w:b/>
          <w:bCs/>
        </w:rPr>
        <w:t>Proposed method parameters.</w:t>
      </w:r>
      <w:r w:rsidRPr="008E62D6">
        <w:rPr>
          <w:rFonts w:hint="eastAsia"/>
        </w:rPr>
        <w:t>}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Common across all shapes: $W = (20, 5)$, $\theta = 30$.</w:t>
      </w:r>
    </w:p>
    <w:p w14:paraId="7E17A630" w14:textId="77777777" w:rsidR="00E40F48" w:rsidRPr="008E62D6" w:rsidRDefault="00E40F48" w:rsidP="00AF493A">
      <w:pPr>
        <w:pStyle w:val="code"/>
      </w:pPr>
    </w:p>
    <w:p w14:paraId="6C4F8628" w14:textId="116E640C" w:rsidR="00E40F48" w:rsidRPr="008E62D6" w:rsidRDefault="00E40F48" w:rsidP="00AF493A">
      <w:pPr>
        <w:pStyle w:val="code"/>
      </w:pPr>
      <w:r w:rsidRPr="00E40F48">
        <w:rPr>
          <w:rFonts w:hint="eastAsia"/>
          <w:color w:val="7030A0"/>
        </w:rPr>
        <w:t>\begin</w:t>
      </w:r>
      <w:r w:rsidRPr="008E62D6">
        <w:rPr>
          <w:rFonts w:hint="eastAsia"/>
        </w:rPr>
        <w:t>{figure}[t]</w:t>
      </w:r>
    </w:p>
    <w:p w14:paraId="41DA9D26" w14:textId="77777777" w:rsidR="00E40F48" w:rsidRPr="008E62D6" w:rsidRDefault="00E40F48" w:rsidP="00AF493A">
      <w:pPr>
        <w:pStyle w:val="code"/>
      </w:pPr>
      <w:r w:rsidRPr="008E62D6">
        <w:rPr>
          <w:rFonts w:hint="eastAsia"/>
        </w:rPr>
        <w:t>\centering</w:t>
      </w:r>
    </w:p>
    <w:p w14:paraId="7ACB94F1" w14:textId="77777777" w:rsidR="00E40F48" w:rsidRPr="008E62D6" w:rsidRDefault="00E40F48" w:rsidP="00AF493A">
      <w:pPr>
        <w:pStyle w:val="code"/>
      </w:pPr>
      <w:r w:rsidRPr="008E62D6">
        <w:rPr>
          <w:rFonts w:hint="eastAsia"/>
        </w:rPr>
        <w:t>\includegraphics[width=\columnwidth]{fig/fig_ex1_heatmap.pdf}</w:t>
      </w:r>
    </w:p>
    <w:p w14:paraId="45149BEB" w14:textId="48AE112C" w:rsidR="00E40F48" w:rsidRPr="008E62D6" w:rsidRDefault="00BC3EFE" w:rsidP="00E40F48">
      <w:r w:rsidRPr="00BC3EFE">
        <w:rPr>
          <w:rFonts w:hint="eastAsia"/>
          <w:color w:val="0070C0"/>
        </w:rPr>
        <w:lastRenderedPageBreak/>
        <w:t>\caption</w:t>
      </w:r>
      <w:r w:rsidR="00E40F48" w:rsidRPr="008E62D6">
        <w:rPr>
          <w:rFonts w:hint="eastAsia"/>
        </w:rPr>
        <w:t>{EX-1 results (3-seed average, $p_{\mathrm{embed}}{=}0.25$).</w:t>
      </w:r>
      <w:r w:rsidR="00D90975">
        <w:rPr>
          <w:rFonts w:hint="eastAsia"/>
        </w:rPr>
        <w:t xml:space="preserve"> </w:t>
      </w:r>
      <w:r w:rsidR="00E40F48" w:rsidRPr="008E62D6">
        <w:rPr>
          <w:rFonts w:hint="eastAsia"/>
        </w:rPr>
        <w:t>(a)~EX-1-1 F1; (b)~EX-1-2 mean Jaccard.</w:t>
      </w:r>
      <w:r w:rsidR="00D90975">
        <w:rPr>
          <w:rFonts w:hint="eastAsia"/>
        </w:rPr>
        <w:t xml:space="preserve"> </w:t>
      </w:r>
      <w:r w:rsidR="00E40F48" w:rsidRPr="008E62D6">
        <w:rPr>
          <w:rFonts w:hint="eastAsia"/>
        </w:rPr>
        <w:t>GT is the exact solution under the sliding-window definition (Definitions~3--5).</w:t>
      </w:r>
      <w:r w:rsidR="00D90975">
        <w:rPr>
          <w:rFonts w:hint="eastAsia"/>
        </w:rPr>
        <w:t xml:space="preserve"> </w:t>
      </w:r>
      <w:r w:rsidR="00E40F48" w:rsidRPr="008E62D6">
        <w:rPr>
          <w:rFonts w:hint="eastAsia"/>
        </w:rPr>
        <w:t>$\dagger$The proposed method outputs the exact solution by construction,</w:t>
      </w:r>
      <w:r w:rsidR="00D90975">
        <w:rPr>
          <w:rFonts w:hint="eastAsia"/>
        </w:rPr>
        <w:t xml:space="preserve"> </w:t>
      </w:r>
      <w:r w:rsidR="00E40F48" w:rsidRPr="008E62D6">
        <w:rPr>
          <w:rFonts w:hint="eastAsia"/>
        </w:rPr>
        <w:t>hence F1 $= 1.00$ and Jaccard $= 1.00$.</w:t>
      </w:r>
      <w:r w:rsidR="00D90975">
        <w:rPr>
          <w:rFonts w:hint="eastAsia"/>
        </w:rPr>
        <w:t xml:space="preserve"> </w:t>
      </w:r>
      <w:r w:rsidR="00E40F48" w:rsidRPr="008E62D6">
        <w:rPr>
          <w:rFonts w:hint="eastAsia"/>
        </w:rPr>
        <w:t>Baseline parameters</w:t>
      </w:r>
      <w:ins w:id="133" w:author="William Brooks" w:date="2026-05-01T14:20:00Z" w16du:dateUtc="2026-05-01T05:20:00Z">
        <w:r w:rsidR="001602A1">
          <w:t xml:space="preserve"> were</w:t>
        </w:r>
      </w:ins>
      <w:r w:rsidR="00E40F48" w:rsidRPr="008E62D6">
        <w:rPr>
          <w:rFonts w:hint="eastAsia"/>
        </w:rPr>
        <w:t xml:space="preserve"> selected by grid search.}</w:t>
      </w:r>
    </w:p>
    <w:p w14:paraId="42AE5AD1" w14:textId="77777777" w:rsidR="00E40F48" w:rsidRPr="008E62D6" w:rsidRDefault="00E40F48" w:rsidP="00AF493A">
      <w:pPr>
        <w:pStyle w:val="code"/>
      </w:pPr>
      <w:r w:rsidRPr="008E62D6">
        <w:rPr>
          <w:rFonts w:hint="eastAsia"/>
        </w:rPr>
        <w:t>\label{fig:ex1}</w:t>
      </w:r>
    </w:p>
    <w:p w14:paraId="35DED29A" w14:textId="5AE19297" w:rsidR="00E40F48" w:rsidRPr="008E62D6" w:rsidRDefault="00E40F48" w:rsidP="00AF493A">
      <w:pPr>
        <w:pStyle w:val="code"/>
      </w:pPr>
      <w:r w:rsidRPr="00E40F48">
        <w:rPr>
          <w:rFonts w:hint="eastAsia"/>
          <w:color w:val="7030A0"/>
        </w:rPr>
        <w:t>\end</w:t>
      </w:r>
      <w:r w:rsidRPr="008E62D6">
        <w:rPr>
          <w:rFonts w:hint="eastAsia"/>
        </w:rPr>
        <w:t>{figure}</w:t>
      </w:r>
    </w:p>
    <w:p w14:paraId="40422D25" w14:textId="77777777" w:rsidR="00E40F48" w:rsidRPr="008E62D6" w:rsidRDefault="00E40F48" w:rsidP="00E40F48"/>
    <w:p w14:paraId="6F1AFA8A" w14:textId="591F537A" w:rsidR="00E40F48" w:rsidRPr="008E62D6" w:rsidRDefault="00E40F48" w:rsidP="00E40F48">
      <w:r w:rsidRPr="008E62D6">
        <w:rPr>
          <w:rFonts w:hint="eastAsia"/>
        </w:rPr>
        <w:t>\paragraph{</w:t>
      </w:r>
      <w:r w:rsidRPr="00AF493A">
        <w:rPr>
          <w:rFonts w:hint="eastAsia"/>
          <w:b/>
          <w:bCs/>
        </w:rPr>
        <w:t>Analysis</w:t>
      </w:r>
      <w:r w:rsidRPr="008E62D6">
        <w:rPr>
          <w:rFonts w:hint="eastAsia"/>
        </w:rPr>
        <w:t>.}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 xml:space="preserve">Fig.~\ref{fig:ex1} shows scores averaged over </w:t>
      </w:r>
      <w:ins w:id="134" w:author="William Brooks" w:date="2026-05-01T11:52:00Z" w16du:dateUtc="2026-05-01T02:52:00Z">
        <w:r w:rsidR="002B7B6E">
          <w:t>three</w:t>
        </w:r>
      </w:ins>
      <w:del w:id="135" w:author="William Brooks" w:date="2026-05-01T11:52:00Z" w16du:dateUtc="2026-05-01T02:52:00Z">
        <w:r w:rsidRPr="008E62D6" w:rsidDel="002B7B6E">
          <w:rPr>
            <w:rFonts w:hint="eastAsia"/>
          </w:rPr>
          <w:delText>3</w:delText>
        </w:r>
      </w:del>
      <w:r w:rsidRPr="008E62D6">
        <w:rPr>
          <w:rFonts w:hint="eastAsia"/>
        </w:rPr>
        <w:t xml:space="preserve"> seeds per shape.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\emph{EX-1-1 (Pattern detection F1).}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Colocation performs worst on Shape~D (expanding):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during the expansion phase, the global PI computation is diluted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over the entire observation period, suppressing the participation index.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STCP-Miner partially avoids this dilution via temporal windowing,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but the approximation gap remains.</w:t>
      </w:r>
    </w:p>
    <w:p w14:paraId="790A7E4F" w14:textId="77777777" w:rsidR="00E40F48" w:rsidRPr="008E62D6" w:rsidRDefault="00E40F48" w:rsidP="00E40F48"/>
    <w:p w14:paraId="6E4A4F81" w14:textId="3079E25D" w:rsidR="00E40F48" w:rsidRPr="008E62D6" w:rsidRDefault="00E40F48" w:rsidP="00E40F48">
      <w:r w:rsidRPr="008E62D6">
        <w:rPr>
          <w:rFonts w:hint="eastAsia"/>
        </w:rPr>
        <w:t>\emph{EX-1-2 (Region recovery, mean Jaccard).}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 xml:space="preserve">All baselines </w:t>
      </w:r>
      <w:del w:id="136" w:author="William Brooks" w:date="2026-05-01T14:21:00Z" w16du:dateUtc="2026-05-01T05:21:00Z">
        <w:r w:rsidRPr="008E62D6" w:rsidDel="007C68B6">
          <w:rPr>
            <w:rFonts w:hint="eastAsia"/>
          </w:rPr>
          <w:delText xml:space="preserve">remain at </w:delText>
        </w:r>
      </w:del>
      <w:ins w:id="137" w:author="William Brooks" w:date="2026-05-01T14:21:00Z" w16du:dateUtc="2026-05-01T05:21:00Z">
        <w:r w:rsidR="007C68B6">
          <w:t xml:space="preserve">have </w:t>
        </w:r>
      </w:ins>
      <w:r w:rsidRPr="008E62D6">
        <w:rPr>
          <w:rFonts w:hint="eastAsia"/>
        </w:rPr>
        <w:t>low scores across all shapes.</w:t>
      </w:r>
    </w:p>
    <w:p w14:paraId="33D90AD7" w14:textId="77777777" w:rsidR="00E40F48" w:rsidRPr="008E62D6" w:rsidRDefault="00E40F48" w:rsidP="00E40F48"/>
    <w:p w14:paraId="2881A110" w14:textId="77777777" w:rsidR="00E40F48" w:rsidRPr="008E62D6" w:rsidRDefault="00E40F48" w:rsidP="00E40F48">
      <w:r w:rsidRPr="008E62D6">
        <w:rPr>
          <w:rFonts w:hint="eastAsia"/>
        </w:rPr>
        <w:t>\textbf{</w:t>
      </w:r>
      <w:r w:rsidRPr="00FE0E28">
        <w:rPr>
          <w:rFonts w:hint="eastAsia"/>
          <w:b/>
          <w:bCs/>
        </w:rPr>
        <w:t>LISA</w:t>
      </w:r>
      <w:r w:rsidRPr="008E62D6">
        <w:rPr>
          <w:rFonts w:hint="eastAsia"/>
        </w:rPr>
        <w:t>} collapses occurrences over all time steps, irreversibly discarding temporal structure.</w:t>
      </w:r>
    </w:p>
    <w:p w14:paraId="100CBD2E" w14:textId="77777777" w:rsidR="00E40F48" w:rsidRPr="008E62D6" w:rsidRDefault="00E40F48" w:rsidP="00E40F48"/>
    <w:p w14:paraId="0AAD7CA4" w14:textId="04C9C307" w:rsidR="00E40F48" w:rsidRPr="008E62D6" w:rsidRDefault="00E40F48" w:rsidP="00E40F48">
      <w:r w:rsidRPr="008E62D6">
        <w:rPr>
          <w:rFonts w:hint="eastAsia"/>
        </w:rPr>
        <w:t>\textbf{</w:t>
      </w:r>
      <w:r w:rsidRPr="00FE0E28">
        <w:rPr>
          <w:rFonts w:hint="eastAsia"/>
          <w:b/>
          <w:bCs/>
        </w:rPr>
        <w:t>MZoom</w:t>
      </w:r>
      <w:r w:rsidRPr="008E62D6">
        <w:rPr>
          <w:rFonts w:hint="eastAsia"/>
        </w:rPr>
        <w:t xml:space="preserve">} </w:t>
      </w:r>
      <w:del w:id="138" w:author="William Brooks" w:date="2026-05-01T11:53:00Z" w16du:dateUtc="2026-05-01T02:53:00Z">
        <w:r w:rsidRPr="008E62D6" w:rsidDel="00C77675">
          <w:rPr>
            <w:rFonts w:hint="eastAsia"/>
          </w:rPr>
          <w:delText xml:space="preserve">achieves </w:delText>
        </w:r>
      </w:del>
      <w:ins w:id="139" w:author="William Brooks" w:date="2026-05-01T11:53:00Z" w16du:dateUtc="2026-05-01T02:53:00Z">
        <w:r w:rsidR="00C77675">
          <w:t>has</w:t>
        </w:r>
        <w:r w:rsidR="00C77675" w:rsidRPr="008E62D6">
          <w:rPr>
            <w:rFonts w:hint="eastAsia"/>
          </w:rPr>
          <w:t xml:space="preserve"> </w:t>
        </w:r>
      </w:ins>
      <w:r w:rsidRPr="008E62D6">
        <w:rPr>
          <w:rFonts w:hint="eastAsia"/>
        </w:rPr>
        <w:t>the lowest scores.</w:t>
      </w:r>
      <w:r w:rsidR="00FE0E28">
        <w:t xml:space="preserve"> </w:t>
      </w:r>
      <w:r w:rsidRPr="008E62D6">
        <w:rPr>
          <w:rFonts w:hint="eastAsia"/>
        </w:rPr>
        <w:t>Against an $S{=}100$-cell grid where each dense band spans only 5 cells,</w:t>
      </w:r>
      <w:r w:rsidR="00FE0E28">
        <w:t xml:space="preserve"> </w:t>
      </w:r>
      <w:r w:rsidRPr="008E62D6">
        <w:rPr>
          <w:rFonts w:hint="eastAsia"/>
        </w:rPr>
        <w:t>any Cartesian-product block wide enough to cover the full band</w:t>
      </w:r>
      <w:r w:rsidR="00FE0E28">
        <w:t xml:space="preserve"> </w:t>
      </w:r>
      <w:r w:rsidRPr="008E62D6">
        <w:rPr>
          <w:rFonts w:hint="eastAsia"/>
        </w:rPr>
        <w:t>incurs a severe density drop from the Bernoulli background.</w:t>
      </w:r>
      <w:r w:rsidR="00FE0E28">
        <w:t xml:space="preserve"> </w:t>
      </w:r>
      <w:r w:rsidRPr="008E62D6">
        <w:rPr>
          <w:rFonts w:hint="eastAsia"/>
        </w:rPr>
        <w:t>Greedy search therefore converges to single-column (width~1) blocks,</w:t>
      </w:r>
      <w:r w:rsidR="00FE0E28">
        <w:t xml:space="preserve"> </w:t>
      </w:r>
      <w:r w:rsidRPr="008E62D6">
        <w:rPr>
          <w:rFonts w:hint="eastAsia"/>
        </w:rPr>
        <w:t>missing most of the true dense region as false negatives.</w:t>
      </w:r>
    </w:p>
    <w:p w14:paraId="3C9362DD" w14:textId="77777777" w:rsidR="00E40F48" w:rsidRPr="008E62D6" w:rsidRDefault="00E40F48" w:rsidP="00E40F48"/>
    <w:p w14:paraId="7260E5A8" w14:textId="7EF789AE" w:rsidR="00E40F48" w:rsidRPr="008E62D6" w:rsidRDefault="00E40F48" w:rsidP="00E40F48">
      <w:r w:rsidRPr="008E62D6">
        <w:rPr>
          <w:rFonts w:hint="eastAsia"/>
        </w:rPr>
        <w:t>\textbf{</w:t>
      </w:r>
      <w:r w:rsidRPr="00FE0E28">
        <w:rPr>
          <w:rFonts w:hint="eastAsia"/>
          <w:b/>
          <w:bCs/>
        </w:rPr>
        <w:t>ST-DBSCAN</w:t>
      </w:r>
      <w:r w:rsidRPr="008E62D6">
        <w:rPr>
          <w:rFonts w:hint="eastAsia"/>
        </w:rPr>
        <w:t>} labels only occurrence cells as cluster members,</w:t>
      </w:r>
      <w:r w:rsidR="008B0F75">
        <w:rPr>
          <w:rFonts w:hint="eastAsia"/>
        </w:rPr>
        <w:t xml:space="preserve"> </w:t>
      </w:r>
      <w:r w:rsidRPr="008E62D6">
        <w:rPr>
          <w:rFonts w:hint="eastAsia"/>
        </w:rPr>
        <w:t>systematically missing non-occurrence cells inside dense windows,</w:t>
      </w:r>
      <w:r w:rsidR="008B0F75">
        <w:rPr>
          <w:rFonts w:hint="eastAsia"/>
        </w:rPr>
        <w:t xml:space="preserve"> </w:t>
      </w:r>
      <w:r w:rsidRPr="008E62D6">
        <w:rPr>
          <w:rFonts w:hint="eastAsia"/>
        </w:rPr>
        <w:t>which constitute the majority of the dense region.</w:t>
      </w:r>
    </w:p>
    <w:p w14:paraId="0A5741FD" w14:textId="77777777" w:rsidR="00E40F48" w:rsidRPr="008E62D6" w:rsidRDefault="00E40F48" w:rsidP="00E40F48"/>
    <w:p w14:paraId="481FAA1C" w14:textId="6ED623C9" w:rsidR="00E40F48" w:rsidRPr="008E62D6" w:rsidRDefault="00E40F48" w:rsidP="00E40F48">
      <w:r w:rsidRPr="008E62D6">
        <w:rPr>
          <w:rFonts w:hint="eastAsia"/>
        </w:rPr>
        <w:t>In short, these structural mismatches---not parameter tuning---explain</w:t>
      </w:r>
      <w:r w:rsidR="008B0F75">
        <w:rPr>
          <w:rFonts w:hint="eastAsia"/>
        </w:rPr>
        <w:t xml:space="preserve"> </w:t>
      </w:r>
      <w:r w:rsidRPr="008E62D6">
        <w:rPr>
          <w:rFonts w:hint="eastAsia"/>
        </w:rPr>
        <w:t>why no baseline approximates the sliding-window definition well</w:t>
      </w:r>
      <w:r w:rsidR="008B0F75">
        <w:rPr>
          <w:rFonts w:hint="eastAsia"/>
        </w:rPr>
        <w:t xml:space="preserve"> </w:t>
      </w:r>
      <w:r w:rsidRPr="008E62D6">
        <w:rPr>
          <w:rFonts w:hint="eastAsia"/>
        </w:rPr>
        <w:t>across all four shapes.</w:t>
      </w:r>
    </w:p>
    <w:p w14:paraId="01CDD7FB" w14:textId="77777777" w:rsidR="00E40F48" w:rsidRPr="008E62D6" w:rsidRDefault="00E40F48" w:rsidP="00E40F48"/>
    <w:p w14:paraId="3F5587B1" w14:textId="4120FD04" w:rsidR="00E40F48" w:rsidRPr="008E62D6" w:rsidRDefault="00BC3EFE" w:rsidP="00BC3EFE">
      <w:pPr>
        <w:pStyle w:val="2"/>
      </w:pPr>
      <w:r>
        <w:rPr>
          <w:rFonts w:hint="eastAsia"/>
        </w:rPr>
        <w:t>\subsection</w:t>
      </w:r>
      <w:r w:rsidR="00E40F48" w:rsidRPr="008E62D6">
        <w:rPr>
          <w:rFonts w:hint="eastAsia"/>
        </w:rPr>
        <w:t>{EX-2: Scalability (Synthetic Data)}</w:t>
      </w:r>
    </w:p>
    <w:p w14:paraId="4F435BA1" w14:textId="77777777" w:rsidR="00E40F48" w:rsidRPr="008E62D6" w:rsidRDefault="00E40F48" w:rsidP="00AF493A">
      <w:pPr>
        <w:pStyle w:val="code"/>
      </w:pPr>
      <w:r w:rsidRPr="008E62D6">
        <w:rPr>
          <w:rFonts w:hint="eastAsia"/>
        </w:rPr>
        <w:t>\label{sec:ex2}</w:t>
      </w:r>
    </w:p>
    <w:p w14:paraId="00841FCF" w14:textId="783F66AC" w:rsidR="00E40F48" w:rsidRPr="008E62D6" w:rsidRDefault="00E40F48" w:rsidP="00E40F48">
      <w:r w:rsidRPr="008E62D6">
        <w:rPr>
          <w:rFonts w:hint="eastAsia"/>
        </w:rPr>
        <w:t>\paragraph{</w:t>
      </w:r>
      <w:r w:rsidRPr="00AF493A">
        <w:rPr>
          <w:rFonts w:hint="eastAsia"/>
          <w:b/>
          <w:bCs/>
        </w:rPr>
        <w:t>Objective</w:t>
      </w:r>
      <w:r w:rsidRPr="008E62D6">
        <w:rPr>
          <w:rFonts w:hint="eastAsia"/>
        </w:rPr>
        <w:t>.}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We verif</w:t>
      </w:r>
      <w:ins w:id="140" w:author="William Brooks" w:date="2026-05-01T14:22:00Z" w16du:dateUtc="2026-05-01T05:22:00Z">
        <w:r w:rsidR="002106A1">
          <w:t>ied</w:t>
        </w:r>
      </w:ins>
      <w:del w:id="141" w:author="William Brooks" w:date="2026-05-01T14:22:00Z" w16du:dateUtc="2026-05-01T05:22:00Z">
        <w:r w:rsidRPr="008E62D6" w:rsidDel="002106A1">
          <w:rPr>
            <w:rFonts w:hint="eastAsia"/>
          </w:rPr>
          <w:delText>y</w:delText>
        </w:r>
      </w:del>
      <w:r w:rsidRPr="008E62D6">
        <w:rPr>
          <w:rFonts w:hint="eastAsia"/>
        </w:rPr>
        <w:t xml:space="preserve"> how the computation time of the proposed method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 xml:space="preserve">scales </w:t>
      </w:r>
      <w:del w:id="142" w:author="William Brooks" w:date="2026-05-01T14:22:00Z" w16du:dateUtc="2026-05-01T05:22:00Z">
        <w:r w:rsidRPr="008E62D6" w:rsidDel="002106A1">
          <w:rPr>
            <w:rFonts w:hint="eastAsia"/>
          </w:rPr>
          <w:delText xml:space="preserve">with increasing </w:delText>
        </w:r>
      </w:del>
      <w:ins w:id="143" w:author="William Brooks" w:date="2026-05-01T14:22:00Z" w16du:dateUtc="2026-05-01T05:22:00Z">
        <w:r w:rsidR="002106A1">
          <w:t xml:space="preserve">as the </w:t>
        </w:r>
      </w:ins>
      <w:r w:rsidRPr="008E62D6">
        <w:rPr>
          <w:rFonts w:hint="eastAsia"/>
        </w:rPr>
        <w:t>number of transactions $N$</w:t>
      </w:r>
      <w:ins w:id="144" w:author="William Brooks" w:date="2026-05-01T14:23:00Z" w16du:dateUtc="2026-05-01T05:23:00Z">
        <w:r w:rsidR="002106A1">
          <w:t xml:space="preserve"> increases</w:t>
        </w:r>
      </w:ins>
      <w:del w:id="145" w:author="William Brooks" w:date="2026-05-01T14:23:00Z" w16du:dateUtc="2026-05-01T05:23:00Z">
        <w:r w:rsidRPr="008E62D6" w:rsidDel="002106A1">
          <w:rPr>
            <w:rFonts w:hint="eastAsia"/>
          </w:rPr>
          <w:delText>,</w:delText>
        </w:r>
      </w:del>
      <w:r w:rsidR="00AF493A">
        <w:rPr>
          <w:rFonts w:hint="eastAsia"/>
        </w:rPr>
        <w:t xml:space="preserve"> </w:t>
      </w:r>
      <w:r w:rsidRPr="008E62D6">
        <w:rPr>
          <w:rFonts w:hint="eastAsia"/>
        </w:rPr>
        <w:t xml:space="preserve">and whether the ratio </w:t>
      </w:r>
      <w:r w:rsidRPr="008E62D6">
        <w:rPr>
          <w:rFonts w:hint="eastAsia"/>
        </w:rPr>
        <w:lastRenderedPageBreak/>
        <w:t>of the number of temporal grid points $T$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to the number of spatial grid points $S$ affects performance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at the same $N$ (for $d=2$, $N = T \times S$).</w:t>
      </w:r>
    </w:p>
    <w:p w14:paraId="67C4FF0B" w14:textId="77777777" w:rsidR="00E40F48" w:rsidRPr="008E62D6" w:rsidRDefault="00E40F48" w:rsidP="00E40F48"/>
    <w:p w14:paraId="7497B823" w14:textId="7F2BA762" w:rsidR="00E40F48" w:rsidRPr="008E62D6" w:rsidRDefault="00E40F48" w:rsidP="00E40F48">
      <w:r w:rsidRPr="008E62D6">
        <w:rPr>
          <w:rFonts w:hint="eastAsia"/>
        </w:rPr>
        <w:t>\paragraph{</w:t>
      </w:r>
      <w:r w:rsidRPr="00AF493A">
        <w:rPr>
          <w:rFonts w:hint="eastAsia"/>
          <w:b/>
          <w:bCs/>
        </w:rPr>
        <w:t>Synthetic data generation</w:t>
      </w:r>
      <w:r w:rsidRPr="008E62D6">
        <w:rPr>
          <w:rFonts w:hint="eastAsia"/>
        </w:rPr>
        <w:t>.}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On a $d = 2$ lattice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$\{0,\ldots,T{-}1\} \times \{0,\ldots,S{-}1\}$,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 xml:space="preserve">each item </w:t>
      </w:r>
      <w:del w:id="146" w:author="William Brooks" w:date="2026-05-01T14:23:00Z" w16du:dateUtc="2026-05-01T05:23:00Z">
        <w:r w:rsidRPr="008E62D6" w:rsidDel="00000E71">
          <w:rPr>
            <w:rFonts w:hint="eastAsia"/>
          </w:rPr>
          <w:delText>i</w:delText>
        </w:r>
      </w:del>
      <w:ins w:id="147" w:author="William Brooks" w:date="2026-05-01T14:23:00Z" w16du:dateUtc="2026-05-01T05:23:00Z">
        <w:r w:rsidR="00000E71">
          <w:t>wa</w:t>
        </w:r>
      </w:ins>
      <w:r w:rsidRPr="008E62D6">
        <w:rPr>
          <w:rFonts w:hint="eastAsia"/>
        </w:rPr>
        <w:t>s independently sampled from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Bernoulli$(p_{\mathrm{item}}{=}0.10)$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for all cells to form one basket.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 xml:space="preserve">Empty cells </w:t>
      </w:r>
      <w:ins w:id="148" w:author="William Brooks" w:date="2026-05-01T14:23:00Z" w16du:dateUtc="2026-05-01T05:23:00Z">
        <w:r w:rsidR="00000E71">
          <w:t>we</w:t>
        </w:r>
      </w:ins>
      <w:del w:id="149" w:author="William Brooks" w:date="2026-05-01T14:23:00Z" w16du:dateUtc="2026-05-01T05:23:00Z">
        <w:r w:rsidRPr="008E62D6" w:rsidDel="00000E71">
          <w:rPr>
            <w:rFonts w:hint="eastAsia"/>
          </w:rPr>
          <w:delText>a</w:delText>
        </w:r>
      </w:del>
      <w:r w:rsidRPr="008E62D6">
        <w:rPr>
          <w:rFonts w:hint="eastAsia"/>
        </w:rPr>
        <w:t>re assigned item~1 by default,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ensuring exactly one transaction per cell,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so that $N = T \times S$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(generation details in Appendix~\ref{sec:ex2_data_details}).</w:t>
      </w:r>
    </w:p>
    <w:p w14:paraId="7B7FFA5E" w14:textId="77777777" w:rsidR="00E40F48" w:rsidRPr="008E62D6" w:rsidRDefault="00E40F48" w:rsidP="00E40F48"/>
    <w:p w14:paraId="6FE131DB" w14:textId="6D23AF9F" w:rsidR="00E40F48" w:rsidRPr="008E62D6" w:rsidRDefault="00E40F48" w:rsidP="00E40F48">
      <w:r w:rsidRPr="008E62D6">
        <w:rPr>
          <w:rFonts w:hint="eastAsia"/>
        </w:rPr>
        <w:t>\paragraph{</w:t>
      </w:r>
      <w:r w:rsidRPr="00AF493A">
        <w:rPr>
          <w:rFonts w:hint="eastAsia"/>
          <w:b/>
          <w:bCs/>
        </w:rPr>
        <w:t>Proposed method parameters.}</w:t>
      </w:r>
      <w:r w:rsidR="00AF493A">
        <w:rPr>
          <w:rFonts w:hint="eastAsia"/>
          <w:b/>
          <w:bCs/>
        </w:rPr>
        <w:t xml:space="preserve"> </w:t>
      </w:r>
      <w:r w:rsidRPr="008E62D6">
        <w:rPr>
          <w:rFonts w:hint="eastAsia"/>
        </w:rPr>
        <w:t>$|\mathcal{I}| = 20$, $W = (24, 4)$, and $\theta = 15$ were fixed.</w:t>
      </w:r>
    </w:p>
    <w:p w14:paraId="2D429CAA" w14:textId="77777777" w:rsidR="00E40F48" w:rsidRPr="008E62D6" w:rsidRDefault="00E40F48" w:rsidP="00E40F48"/>
    <w:p w14:paraId="14287D4E" w14:textId="24B865E2" w:rsidR="00E40F48" w:rsidRPr="008E62D6" w:rsidRDefault="00E40F48" w:rsidP="00E40F48">
      <w:r w:rsidRPr="008E62D6">
        <w:rPr>
          <w:rFonts w:hint="eastAsia"/>
        </w:rPr>
        <w:t>\paragraph{</w:t>
      </w:r>
      <w:r w:rsidRPr="00AF493A">
        <w:rPr>
          <w:rFonts w:hint="eastAsia"/>
          <w:b/>
          <w:bCs/>
        </w:rPr>
        <w:t>Rationale for experimental axes</w:t>
      </w:r>
      <w:r w:rsidRPr="008E62D6">
        <w:rPr>
          <w:rFonts w:hint="eastAsia"/>
        </w:rPr>
        <w:t>.}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Since linear scaling with $|\mathcal{I}|$ and $p_{\mathrm{item}}$ was confirmed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in the 1D version~\cite{aprioriwindow},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and the effect of $d$ is absorbed into $N = T \times S^{d-1}$,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we fix</w:t>
      </w:r>
      <w:ins w:id="150" w:author="William Brooks" w:date="2026-05-01T14:23:00Z" w16du:dateUtc="2026-05-01T05:23:00Z">
        <w:r w:rsidR="00AA14F3">
          <w:t>ed</w:t>
        </w:r>
      </w:ins>
      <w:r w:rsidRPr="008E62D6">
        <w:rPr>
          <w:rFonts w:hint="eastAsia"/>
        </w:rPr>
        <w:t xml:space="preserve"> $d = 2$ and var</w:t>
      </w:r>
      <w:ins w:id="151" w:author="William Brooks" w:date="2026-05-01T14:23:00Z" w16du:dateUtc="2026-05-01T05:23:00Z">
        <w:r w:rsidR="00AA14F3">
          <w:t>ied</w:t>
        </w:r>
      </w:ins>
      <w:del w:id="152" w:author="William Brooks" w:date="2026-05-01T14:23:00Z" w16du:dateUtc="2026-05-01T05:23:00Z">
        <w:r w:rsidRPr="008E62D6" w:rsidDel="00AA14F3">
          <w:rPr>
            <w:rFonts w:hint="eastAsia"/>
          </w:rPr>
          <w:delText>y</w:delText>
        </w:r>
      </w:del>
      <w:r w:rsidRPr="008E62D6">
        <w:rPr>
          <w:rFonts w:hint="eastAsia"/>
        </w:rPr>
        <w:t xml:space="preserve"> $T$ and $S$.</w:t>
      </w:r>
    </w:p>
    <w:p w14:paraId="705BD846" w14:textId="77777777" w:rsidR="00E40F48" w:rsidRPr="008E62D6" w:rsidRDefault="00E40F48" w:rsidP="00E40F48"/>
    <w:p w14:paraId="794AB78E" w14:textId="60263119" w:rsidR="00E40F48" w:rsidRPr="008E62D6" w:rsidRDefault="00E40F48" w:rsidP="00E40F48">
      <w:r w:rsidRPr="008E62D6">
        <w:rPr>
          <w:rFonts w:hint="eastAsia"/>
        </w:rPr>
        <w:t>\paragraph{</w:t>
      </w:r>
      <w:r w:rsidRPr="00AF493A">
        <w:rPr>
          <w:rFonts w:hint="eastAsia"/>
          <w:b/>
          <w:bCs/>
        </w:rPr>
        <w:t>Experimental design</w:t>
      </w:r>
      <w:r w:rsidRPr="008E62D6">
        <w:rPr>
          <w:rFonts w:hint="eastAsia"/>
        </w:rPr>
        <w:t>.}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$S \in \{10,\; 100,\; 1{,}000,\; 10{,}000\}$ and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$T \in \{100,\; 1{,}000,\; 10{,}000,\; 100{,}000\}$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yield $4 \times 4 = 16$ configurations.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$N = T \times S$ range</w:t>
      </w:r>
      <w:ins w:id="153" w:author="William Brooks" w:date="2026-05-01T14:24:00Z" w16du:dateUtc="2026-05-01T05:24:00Z">
        <w:r w:rsidR="002B310F">
          <w:t>d</w:t>
        </w:r>
      </w:ins>
      <w:del w:id="154" w:author="William Brooks" w:date="2026-05-01T14:24:00Z" w16du:dateUtc="2026-05-01T05:24:00Z">
        <w:r w:rsidRPr="008E62D6" w:rsidDel="002B310F">
          <w:rPr>
            <w:rFonts w:hint="eastAsia"/>
          </w:rPr>
          <w:delText>s</w:delText>
        </w:r>
      </w:del>
      <w:r w:rsidRPr="008E62D6">
        <w:rPr>
          <w:rFonts w:hint="eastAsia"/>
        </w:rPr>
        <w:t xml:space="preserve"> from $10^3$ to $10^9$;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same-$N$ configurations with differing $T/S$ ratios isolate</w:t>
      </w:r>
      <w:ins w:id="155" w:author="William Brooks" w:date="2026-05-01T14:24:00Z" w16du:dateUtc="2026-05-01T05:24:00Z">
        <w:r w:rsidR="002B310F">
          <w:t>d</w:t>
        </w:r>
      </w:ins>
      <w:r w:rsidRPr="008E62D6">
        <w:rPr>
          <w:rFonts w:hint="eastAsia"/>
        </w:rPr>
        <w:t xml:space="preserve"> each axis's effect.</w:t>
      </w:r>
    </w:p>
    <w:p w14:paraId="4270C69C" w14:textId="77777777" w:rsidR="00E40F48" w:rsidRPr="008E62D6" w:rsidRDefault="00E40F48" w:rsidP="00E40F48"/>
    <w:p w14:paraId="5323704E" w14:textId="7447DF10" w:rsidR="00E40F48" w:rsidRPr="008E62D6" w:rsidRDefault="00E40F48" w:rsidP="00E40F48">
      <w:r w:rsidRPr="008E62D6">
        <w:rPr>
          <w:rFonts w:hint="eastAsia"/>
        </w:rPr>
        <w:t>\paragraph{</w:t>
      </w:r>
      <w:r w:rsidRPr="00AF493A">
        <w:rPr>
          <w:rFonts w:hint="eastAsia"/>
          <w:b/>
          <w:bCs/>
        </w:rPr>
        <w:t>Analysis</w:t>
      </w:r>
      <w:r w:rsidRPr="008E62D6">
        <w:rPr>
          <w:rFonts w:hint="eastAsia"/>
        </w:rPr>
        <w:t>.}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Table~\ref{tab:ex2_grid} shows the execution times.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At $N = 10^6$, 4.1--5.0 seconds; at $N = 10^8$, 746--968 seconds: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for a $10^2$-fold increase in $N$,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execution time increases by a factor of approximately $150$--$190$,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confirming approximately linear scaling.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$N = 10^9$ did not complete within 1{,}000 seconds (timeout).</w:t>
      </w:r>
    </w:p>
    <w:p w14:paraId="1198342F" w14:textId="77777777" w:rsidR="00E40F48" w:rsidRPr="008E62D6" w:rsidRDefault="00E40F48" w:rsidP="00E40F48"/>
    <w:p w14:paraId="31DA3A49" w14:textId="03B49E59" w:rsidR="00E40F48" w:rsidRPr="008E62D6" w:rsidRDefault="00E40F48" w:rsidP="00E40F48">
      <w:r w:rsidRPr="008E62D6">
        <w:rPr>
          <w:rFonts w:hint="eastAsia"/>
        </w:rPr>
        <w:t>Even at the same $N$, the $T/S$ ratio causes differences: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at $N = 10^7$, $T{=}100{,}000,\, S{=}100$ takes 48.5\,s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while $T{=}1{,}000,\, S{=}10{,}000$ takes 55.6\,s (1.15$\times$).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Larger $T$ enables more effective gap-skipping via the $t$-axis stride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(Lemma~\ref{lem:stride}),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while larger $S$ increases the number of spatial start points.</w:t>
      </w:r>
    </w:p>
    <w:p w14:paraId="1BFACC40" w14:textId="77777777" w:rsidR="00E40F48" w:rsidRPr="008E62D6" w:rsidRDefault="00E40F48" w:rsidP="00E40F48"/>
    <w:p w14:paraId="19FC8E9E" w14:textId="7544C02B" w:rsidR="00E40F48" w:rsidRPr="008E62D6" w:rsidRDefault="00E40F48" w:rsidP="00E40F48">
      <w:r w:rsidRPr="008E62D6">
        <w:rPr>
          <w:rFonts w:hint="eastAsia"/>
        </w:rPr>
        <w:t>Overall, execution time scales approximately linearly with $N$,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and $10^8$ transactions can be processed within about 12 minutes.</w:t>
      </w:r>
    </w:p>
    <w:p w14:paraId="08F80DF5" w14:textId="77777777" w:rsidR="00E40F48" w:rsidRPr="008E62D6" w:rsidRDefault="00E40F48" w:rsidP="00E40F48"/>
    <w:p w14:paraId="2F3C1937" w14:textId="60477BDF" w:rsidR="00E40F48" w:rsidRPr="008E62D6" w:rsidRDefault="00E40F48" w:rsidP="00E40F48">
      <w:pPr>
        <w:pStyle w:val="code"/>
      </w:pPr>
      <w:r w:rsidRPr="00E40F48">
        <w:rPr>
          <w:rFonts w:hint="eastAsia"/>
          <w:color w:val="7030A0"/>
        </w:rPr>
        <w:t>\begin</w:t>
      </w:r>
      <w:r w:rsidRPr="008E62D6">
        <w:rPr>
          <w:rFonts w:hint="eastAsia"/>
        </w:rPr>
        <w:t>{table}[t]</w:t>
      </w:r>
    </w:p>
    <w:p w14:paraId="2FA02913" w14:textId="77777777" w:rsidR="00E40F48" w:rsidRPr="008E62D6" w:rsidRDefault="00E40F48" w:rsidP="00AF493A">
      <w:pPr>
        <w:pStyle w:val="code"/>
      </w:pPr>
      <w:r w:rsidRPr="008E62D6">
        <w:rPr>
          <w:rFonts w:hint="eastAsia"/>
        </w:rPr>
        <w:t>\centering</w:t>
      </w:r>
    </w:p>
    <w:p w14:paraId="5BF753D8" w14:textId="1F608CD5" w:rsidR="00E40F48" w:rsidRPr="008E62D6" w:rsidRDefault="00BC3EFE" w:rsidP="00E40F48">
      <w:r w:rsidRPr="00BC3EFE">
        <w:rPr>
          <w:rFonts w:hint="eastAsia"/>
          <w:color w:val="0070C0"/>
        </w:rPr>
        <w:t>\caption</w:t>
      </w:r>
      <w:r w:rsidR="00E40F48" w:rsidRPr="008E62D6">
        <w:rPr>
          <w:rFonts w:hint="eastAsia"/>
        </w:rPr>
        <w:t>{EX-2: 2D scalability.</w:t>
      </w:r>
      <w:r w:rsidR="00D90975">
        <w:rPr>
          <w:rFonts w:hint="eastAsia"/>
        </w:rPr>
        <w:t xml:space="preserve"> </w:t>
      </w:r>
      <w:r w:rsidR="00E40F48" w:rsidRPr="008E62D6">
        <w:rPr>
          <w:rFonts w:hint="eastAsia"/>
        </w:rPr>
        <w:t>All cells with Bernoulli background only (no embedded patterns),</w:t>
      </w:r>
      <w:r w:rsidR="00D90975">
        <w:rPr>
          <w:rFonts w:hint="eastAsia"/>
        </w:rPr>
        <w:t xml:space="preserve"> </w:t>
      </w:r>
      <w:r w:rsidR="00E40F48" w:rsidRPr="008E62D6">
        <w:rPr>
          <w:rFonts w:hint="eastAsia"/>
        </w:rPr>
        <w:t>$N = T \times S$, $\theta = 15$, $W = (24, 4)$.</w:t>
      </w:r>
      <w:r w:rsidR="00D90975">
        <w:rPr>
          <w:rFonts w:hint="eastAsia"/>
        </w:rPr>
        <w:t xml:space="preserve"> </w:t>
      </w:r>
      <w:r w:rsidR="00E40F48" w:rsidRPr="008E62D6">
        <w:rPr>
          <w:rFonts w:hint="eastAsia"/>
        </w:rPr>
        <w:t>Execution time (seconds). $N = 10^9$ did not complete within 1{,}000\,s.}</w:t>
      </w:r>
    </w:p>
    <w:p w14:paraId="3A5859D7" w14:textId="77777777" w:rsidR="00E40F48" w:rsidRPr="008E62D6" w:rsidRDefault="00E40F48" w:rsidP="00AF493A">
      <w:pPr>
        <w:pStyle w:val="code"/>
      </w:pPr>
      <w:r w:rsidRPr="008E62D6">
        <w:rPr>
          <w:rFonts w:hint="eastAsia"/>
        </w:rPr>
        <w:t>\label{tab:ex2_grid}</w:t>
      </w:r>
    </w:p>
    <w:p w14:paraId="6A7B54CF" w14:textId="77777777" w:rsidR="00E40F48" w:rsidRPr="008E62D6" w:rsidRDefault="00E40F48" w:rsidP="00AF493A">
      <w:pPr>
        <w:pStyle w:val="code"/>
      </w:pPr>
      <w:r w:rsidRPr="008E62D6">
        <w:rPr>
          <w:rFonts w:hint="eastAsia"/>
        </w:rPr>
        <w:t>\small</w:t>
      </w:r>
    </w:p>
    <w:p w14:paraId="187182E3" w14:textId="7ED44367" w:rsidR="00E40F48" w:rsidRPr="008E62D6" w:rsidRDefault="00E40F48" w:rsidP="00AF493A">
      <w:pPr>
        <w:pStyle w:val="code"/>
      </w:pPr>
      <w:r w:rsidRPr="00E40F48">
        <w:rPr>
          <w:rFonts w:hint="eastAsia"/>
          <w:color w:val="7030A0"/>
        </w:rPr>
        <w:t>\begin</w:t>
      </w:r>
      <w:r w:rsidRPr="008E62D6">
        <w:rPr>
          <w:rFonts w:hint="eastAsia"/>
        </w:rPr>
        <w:t>{tabular}{r|rrrr}</w:t>
      </w:r>
    </w:p>
    <w:p w14:paraId="55B6F157" w14:textId="77777777" w:rsidR="00E40F48" w:rsidRPr="008E62D6" w:rsidRDefault="00E40F48" w:rsidP="00AF493A">
      <w:pPr>
        <w:pStyle w:val="code"/>
      </w:pPr>
      <w:r w:rsidRPr="008E62D6">
        <w:rPr>
          <w:rFonts w:hint="eastAsia"/>
        </w:rPr>
        <w:t>\toprule</w:t>
      </w:r>
    </w:p>
    <w:p w14:paraId="66557D41" w14:textId="33BDAFAF" w:rsidR="00E40F48" w:rsidRPr="008E62D6" w:rsidRDefault="00E40F48" w:rsidP="00E40F48">
      <w:r w:rsidRPr="008E62D6">
        <w:rPr>
          <w:rFonts w:hint="eastAsia"/>
        </w:rPr>
        <w:t xml:space="preserve">$T \backslash S$ </w:t>
      </w:r>
      <w:r w:rsidR="00B317EE" w:rsidRPr="00B317EE">
        <w:rPr>
          <w:rFonts w:hint="eastAsia"/>
          <w:color w:val="C0C0C0"/>
        </w:rPr>
        <w:t>&amp;</w:t>
      </w:r>
      <w:r w:rsidRPr="008E62D6">
        <w:rPr>
          <w:rFonts w:hint="eastAsia"/>
        </w:rPr>
        <w:t xml:space="preserve"> 10 </w:t>
      </w:r>
      <w:r w:rsidR="00B317EE" w:rsidRPr="00B317EE">
        <w:rPr>
          <w:rFonts w:hint="eastAsia"/>
          <w:color w:val="C0C0C0"/>
        </w:rPr>
        <w:t>&amp;</w:t>
      </w:r>
      <w:r w:rsidRPr="008E62D6">
        <w:rPr>
          <w:rFonts w:hint="eastAsia"/>
        </w:rPr>
        <w:t xml:space="preserve"> 100 </w:t>
      </w:r>
      <w:r w:rsidR="00B317EE" w:rsidRPr="00B317EE">
        <w:rPr>
          <w:rFonts w:hint="eastAsia"/>
          <w:color w:val="C0C0C0"/>
        </w:rPr>
        <w:t>&amp;</w:t>
      </w:r>
      <w:r w:rsidRPr="008E62D6">
        <w:rPr>
          <w:rFonts w:hint="eastAsia"/>
        </w:rPr>
        <w:t xml:space="preserve"> 1{,}000 </w:t>
      </w:r>
      <w:r w:rsidR="00B317EE" w:rsidRPr="00B317EE">
        <w:rPr>
          <w:rFonts w:hint="eastAsia"/>
          <w:color w:val="C0C0C0"/>
        </w:rPr>
        <w:t>&amp;</w:t>
      </w:r>
      <w:r w:rsidRPr="008E62D6">
        <w:rPr>
          <w:rFonts w:hint="eastAsia"/>
        </w:rPr>
        <w:t xml:space="preserve"> 10{,}000 </w:t>
      </w:r>
      <w:r w:rsidR="00B317EE" w:rsidRPr="00B317EE">
        <w:rPr>
          <w:rFonts w:hint="eastAsia"/>
          <w:color w:val="C0C0C0"/>
        </w:rPr>
        <w:t>\\</w:t>
      </w:r>
    </w:p>
    <w:p w14:paraId="78B320F8" w14:textId="77777777" w:rsidR="00E40F48" w:rsidRPr="008E62D6" w:rsidRDefault="00E40F48" w:rsidP="00AF493A">
      <w:pPr>
        <w:pStyle w:val="code"/>
      </w:pPr>
      <w:r w:rsidRPr="008E62D6">
        <w:rPr>
          <w:rFonts w:hint="eastAsia"/>
        </w:rPr>
        <w:t>\midrule</w:t>
      </w:r>
    </w:p>
    <w:p w14:paraId="0B04BBB0" w14:textId="77777777" w:rsidR="00E40F48" w:rsidRPr="008E62D6" w:rsidRDefault="00E40F48" w:rsidP="00AF493A">
      <w:pPr>
        <w:pStyle w:val="code"/>
      </w:pPr>
      <w:r w:rsidRPr="008E62D6">
        <w:rPr>
          <w:rFonts w:hint="eastAsia"/>
        </w:rPr>
        <w:t xml:space="preserve">      100 &amp; 0.011 &amp;  0.043 &amp;  0.456 &amp;  4.99 \\</w:t>
      </w:r>
    </w:p>
    <w:p w14:paraId="4FA11080" w14:textId="77777777" w:rsidR="00E40F48" w:rsidRPr="008E62D6" w:rsidRDefault="00E40F48" w:rsidP="00AF493A">
      <w:pPr>
        <w:pStyle w:val="code"/>
      </w:pPr>
      <w:r w:rsidRPr="008E62D6">
        <w:rPr>
          <w:rFonts w:hint="eastAsia"/>
        </w:rPr>
        <w:t xml:space="preserve">  1{,}000 &amp;  0.041 &amp;  0.440 &amp;  5.01 &amp;  55.6 \\</w:t>
      </w:r>
    </w:p>
    <w:p w14:paraId="7102D5DD" w14:textId="77777777" w:rsidR="00E40F48" w:rsidRPr="008E62D6" w:rsidRDefault="00E40F48" w:rsidP="00AF493A">
      <w:pPr>
        <w:pStyle w:val="code"/>
      </w:pPr>
      <w:r w:rsidRPr="008E62D6">
        <w:rPr>
          <w:rFonts w:hint="eastAsia"/>
        </w:rPr>
        <w:t xml:space="preserve"> 10{,}000 &amp;  0.390 &amp;  4.48 &amp;  51.4 &amp;  968 \\</w:t>
      </w:r>
    </w:p>
    <w:p w14:paraId="14D3778C" w14:textId="77777777" w:rsidR="00E40F48" w:rsidRPr="008E62D6" w:rsidRDefault="00E40F48" w:rsidP="00AF493A">
      <w:pPr>
        <w:pStyle w:val="code"/>
      </w:pPr>
      <w:r w:rsidRPr="008E62D6">
        <w:rPr>
          <w:rFonts w:hint="eastAsia"/>
        </w:rPr>
        <w:t>100{,}000 &amp;  4.09 &amp;  48.5 &amp;  746 &amp;     $&gt;$1000 \\</w:t>
      </w:r>
    </w:p>
    <w:p w14:paraId="0F9DFDDE" w14:textId="77777777" w:rsidR="00E40F48" w:rsidRPr="008E62D6" w:rsidRDefault="00E40F48" w:rsidP="00AF493A">
      <w:pPr>
        <w:pStyle w:val="code"/>
      </w:pPr>
      <w:r w:rsidRPr="008E62D6">
        <w:rPr>
          <w:rFonts w:hint="eastAsia"/>
        </w:rPr>
        <w:t>\bottomrule</w:t>
      </w:r>
    </w:p>
    <w:p w14:paraId="3B20F67B" w14:textId="10428D5A" w:rsidR="00E40F48" w:rsidRPr="008E62D6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8E62D6">
        <w:rPr>
          <w:rFonts w:hint="eastAsia"/>
        </w:rPr>
        <w:t>{tabular}</w:t>
      </w:r>
    </w:p>
    <w:p w14:paraId="7A9C9570" w14:textId="71977D11" w:rsidR="00E40F48" w:rsidRPr="008E62D6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8E62D6">
        <w:rPr>
          <w:rFonts w:hint="eastAsia"/>
        </w:rPr>
        <w:t>{table}</w:t>
      </w:r>
    </w:p>
    <w:p w14:paraId="641DD1D6" w14:textId="77777777" w:rsidR="00E40F48" w:rsidRPr="008E62D6" w:rsidRDefault="00E40F48" w:rsidP="00E40F48"/>
    <w:p w14:paraId="35D57DBB" w14:textId="2B94BF43" w:rsidR="00E40F48" w:rsidRPr="008E62D6" w:rsidRDefault="00BC3EFE" w:rsidP="00BC3EFE">
      <w:pPr>
        <w:pStyle w:val="2"/>
      </w:pPr>
      <w:r>
        <w:rPr>
          <w:rFonts w:hint="eastAsia"/>
        </w:rPr>
        <w:t>\subsection</w:t>
      </w:r>
      <w:r w:rsidR="00E40F48" w:rsidRPr="008E62D6">
        <w:rPr>
          <w:rFonts w:hint="eastAsia"/>
        </w:rPr>
        <w:t>{EX-3: Application to Real-World Data ($d{=}3$--$4$)}</w:t>
      </w:r>
    </w:p>
    <w:p w14:paraId="5A452FBF" w14:textId="77777777" w:rsidR="00E40F48" w:rsidRPr="008E62D6" w:rsidRDefault="00E40F48" w:rsidP="00AF493A">
      <w:pPr>
        <w:pStyle w:val="code"/>
      </w:pPr>
      <w:r w:rsidRPr="008E62D6">
        <w:rPr>
          <w:rFonts w:hint="eastAsia"/>
        </w:rPr>
        <w:t>\label{sec:ex3}</w:t>
      </w:r>
    </w:p>
    <w:p w14:paraId="49834FFE" w14:textId="1A8570CD" w:rsidR="00E40F48" w:rsidRPr="008E62D6" w:rsidRDefault="00E40F48" w:rsidP="00E40F48">
      <w:r w:rsidRPr="008E62D6">
        <w:rPr>
          <w:rFonts w:hint="eastAsia"/>
        </w:rPr>
        <w:t>\paragraph{</w:t>
      </w:r>
      <w:r w:rsidRPr="00AF493A">
        <w:rPr>
          <w:rFonts w:hint="eastAsia"/>
          <w:b/>
          <w:bCs/>
        </w:rPr>
        <w:t>Objective</w:t>
      </w:r>
      <w:r w:rsidRPr="008E62D6">
        <w:rPr>
          <w:rFonts w:hint="eastAsia"/>
        </w:rPr>
        <w:t>.}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We appl</w:t>
      </w:r>
      <w:ins w:id="156" w:author="William Brooks" w:date="2026-05-01T14:26:00Z" w16du:dateUtc="2026-05-01T05:26:00Z">
        <w:r w:rsidR="00B84C53">
          <w:t>ied</w:t>
        </w:r>
      </w:ins>
      <w:del w:id="157" w:author="William Brooks" w:date="2026-05-01T14:26:00Z" w16du:dateUtc="2026-05-01T05:26:00Z">
        <w:r w:rsidRPr="008E62D6" w:rsidDel="00B84C53">
          <w:rPr>
            <w:rFonts w:hint="eastAsia"/>
          </w:rPr>
          <w:delText>y</w:delText>
        </w:r>
      </w:del>
      <w:r w:rsidRPr="008E62D6">
        <w:rPr>
          <w:rFonts w:hint="eastAsia"/>
        </w:rPr>
        <w:t xml:space="preserve"> the proposed method to real-world data from diverse domains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 xml:space="preserve">and </w:t>
      </w:r>
      <w:del w:id="158" w:author="William Brooks" w:date="2026-05-01T11:54:00Z" w16du:dateUtc="2026-05-01T02:54:00Z">
        <w:r w:rsidRPr="008E62D6" w:rsidDel="00AC130B">
          <w:rPr>
            <w:rFonts w:hint="eastAsia"/>
          </w:rPr>
          <w:delText xml:space="preserve">confirm </w:delText>
        </w:r>
      </w:del>
      <w:ins w:id="159" w:author="William Brooks" w:date="2026-05-01T11:54:00Z" w16du:dateUtc="2026-05-01T02:54:00Z">
        <w:r w:rsidR="00AC130B">
          <w:t>f</w:t>
        </w:r>
      </w:ins>
      <w:ins w:id="160" w:author="William Brooks" w:date="2026-05-01T14:26:00Z" w16du:dateUtc="2026-05-01T05:26:00Z">
        <w:r w:rsidR="00EF1A83">
          <w:t>ou</w:t>
        </w:r>
      </w:ins>
      <w:ins w:id="161" w:author="William Brooks" w:date="2026-05-01T11:54:00Z" w16du:dateUtc="2026-05-01T02:54:00Z">
        <w:r w:rsidR="00AC130B">
          <w:t>nd</w:t>
        </w:r>
        <w:r w:rsidR="00AC130B" w:rsidRPr="008E62D6">
          <w:rPr>
            <w:rFonts w:hint="eastAsia"/>
          </w:rPr>
          <w:t xml:space="preserve"> </w:t>
        </w:r>
      </w:ins>
      <w:r w:rsidRPr="008E62D6">
        <w:rPr>
          <w:rFonts w:hint="eastAsia"/>
        </w:rPr>
        <w:t>that the detected patterns and dense regions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yield interpretable insights consistent with domain knowledge.</w:t>
      </w:r>
    </w:p>
    <w:p w14:paraId="4DA0A355" w14:textId="77777777" w:rsidR="00E40F48" w:rsidRPr="008E62D6" w:rsidRDefault="00E40F48" w:rsidP="00E40F48"/>
    <w:p w14:paraId="62841E3D" w14:textId="334824E4" w:rsidR="00E40F48" w:rsidRPr="008E62D6" w:rsidRDefault="00E40F48" w:rsidP="00E40F48">
      <w:r w:rsidRPr="008E62D6">
        <w:rPr>
          <w:rFonts w:hint="eastAsia"/>
        </w:rPr>
        <w:t>\paragraph{</w:t>
      </w:r>
      <w:r w:rsidRPr="00AF493A">
        <w:rPr>
          <w:rFonts w:hint="eastAsia"/>
          <w:b/>
          <w:bCs/>
        </w:rPr>
        <w:t>Datasets and results</w:t>
      </w:r>
      <w:r w:rsidRPr="008E62D6">
        <w:rPr>
          <w:rFonts w:hint="eastAsia"/>
        </w:rPr>
        <w:t>.}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Two crime report datasets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(Chicago Crime~\cite{chicagocrime}, NYPD Crime~\cite{nypdcrime}),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citizen complaints (NYC 311~\cite{nyc311}),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and an earthquake catalog (USGS Earthquake~\cite{usgseq})</w:t>
      </w:r>
      <w:r w:rsidR="00AF493A">
        <w:rPr>
          <w:rFonts w:hint="eastAsia"/>
        </w:rPr>
        <w:t xml:space="preserve"> </w:t>
      </w:r>
      <w:ins w:id="162" w:author="William Brooks" w:date="2026-05-01T14:26:00Z" w16du:dateUtc="2026-05-01T05:26:00Z">
        <w:r w:rsidR="00EF1A83">
          <w:t>we</w:t>
        </w:r>
      </w:ins>
      <w:del w:id="163" w:author="William Brooks" w:date="2026-05-01T14:26:00Z" w16du:dateUtc="2026-05-01T05:26:00Z">
        <w:r w:rsidRPr="008E62D6" w:rsidDel="00EF1A83">
          <w:rPr>
            <w:rFonts w:hint="eastAsia"/>
          </w:rPr>
          <w:delText>a</w:delText>
        </w:r>
      </w:del>
      <w:r w:rsidRPr="008E62D6">
        <w:rPr>
          <w:rFonts w:hint="eastAsia"/>
        </w:rPr>
        <w:t>re used, spanning three domains and $d{=}3$--$4$ dimensions.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 xml:space="preserve">Time </w:t>
      </w:r>
      <w:del w:id="164" w:author="William Brooks" w:date="2026-05-01T14:26:00Z" w16du:dateUtc="2026-05-01T05:26:00Z">
        <w:r w:rsidRPr="008E62D6" w:rsidDel="00EF1A83">
          <w:rPr>
            <w:rFonts w:hint="eastAsia"/>
          </w:rPr>
          <w:delText>i</w:delText>
        </w:r>
      </w:del>
      <w:ins w:id="165" w:author="William Brooks" w:date="2026-05-01T14:26:00Z" w16du:dateUtc="2026-05-01T05:26:00Z">
        <w:r w:rsidR="00EF1A83">
          <w:t>wa</w:t>
        </w:r>
      </w:ins>
      <w:r w:rsidRPr="008E62D6">
        <w:rPr>
          <w:rFonts w:hint="eastAsia"/>
        </w:rPr>
        <w:t>s discretized into weekly bins and spatial coordinates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into equal-width bins, converting each cell's events into a transaction.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Dataset details and quantitative results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are given in Appendix~\ref{sec:dataset_details}.</w:t>
      </w:r>
    </w:p>
    <w:p w14:paraId="0188FCE1" w14:textId="77777777" w:rsidR="00E40F48" w:rsidRPr="008E62D6" w:rsidRDefault="00E40F48" w:rsidP="00E40F48"/>
    <w:p w14:paraId="5F71BC59" w14:textId="5A4B042A" w:rsidR="00E40F48" w:rsidRPr="008E62D6" w:rsidRDefault="00E40F48" w:rsidP="00E40F48">
      <w:r w:rsidRPr="008E62D6">
        <w:rPr>
          <w:rFonts w:hint="eastAsia"/>
        </w:rPr>
        <w:t>\paragraph{</w:t>
      </w:r>
      <w:r w:rsidRPr="00AF493A">
        <w:rPr>
          <w:rFonts w:hint="eastAsia"/>
          <w:b/>
          <w:bCs/>
        </w:rPr>
        <w:t>Findings</w:t>
      </w:r>
      <w:r w:rsidRPr="008E62D6">
        <w:rPr>
          <w:rFonts w:hint="eastAsia"/>
        </w:rPr>
        <w:t>.}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In Chicago Crime, ASSAULT + BATTERY forms chronic dense windows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in south and west side districts,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and three-item patterns (e.g., THEFT + CRIMINAL DAMAGE + BATTERY)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pinpoint compound hotspots missed by single-category analysis.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In NYPD Crime, compound co-occurrences of felonies and misdemeanors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are captured at the borough and weekly granularity.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In NYC 311, combinations of noise complaints and illegal parking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repeatedly appear in residential neighborhoods.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In USGS Earthquake, 4-dimensional analysis including the depth axis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distinguishes dense patterns of shallow crustal earthquakes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 xml:space="preserve">from intermediate-depth </w:t>
      </w:r>
      <w:r w:rsidRPr="008E62D6">
        <w:rPr>
          <w:rFonts w:hint="eastAsia"/>
        </w:rPr>
        <w:lastRenderedPageBreak/>
        <w:t>intraslab events.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In all cases, the proposed method outputs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\emph{which} itemsets are dense and \emph{when and where}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as concrete spatio-temporal windows,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providing interpretable results for domain experts.</w:t>
      </w:r>
      <w:r w:rsidR="00AF493A">
        <w:rPr>
          <w:rFonts w:hint="eastAsia"/>
        </w:rPr>
        <w:t xml:space="preserve"> </w:t>
      </w:r>
      <w:r w:rsidRPr="008E62D6">
        <w:rPr>
          <w:rFonts w:hint="eastAsia"/>
        </w:rPr>
        <w:t>Detailed case studies are given in Appendix~\ref{sec:real_data_qualitative}.</w:t>
      </w:r>
    </w:p>
    <w:p w14:paraId="29539426" w14:textId="77777777" w:rsidR="00E40F48" w:rsidRPr="008E62D6" w:rsidRDefault="00E40F48" w:rsidP="00E40F48"/>
    <w:p w14:paraId="4E11A451" w14:textId="77777777" w:rsidR="00FE0E28" w:rsidRDefault="00BC3EFE" w:rsidP="00BC3EFE">
      <w:pPr>
        <w:pStyle w:val="1"/>
      </w:pPr>
      <w:r>
        <w:rPr>
          <w:rFonts w:hint="eastAsia"/>
        </w:rPr>
        <w:t>\section</w:t>
      </w:r>
      <w:r w:rsidR="00E40F48" w:rsidRPr="00D46A38">
        <w:rPr>
          <w:rFonts w:hint="eastAsia"/>
        </w:rPr>
        <w:t>{Conclusion}</w:t>
      </w:r>
    </w:p>
    <w:p w14:paraId="3BD206F3" w14:textId="601CDB30" w:rsidR="00E40F48" w:rsidRPr="00D46A38" w:rsidRDefault="00E40F48" w:rsidP="00FE0E28">
      <w:pPr>
        <w:pStyle w:val="code"/>
      </w:pPr>
      <w:r w:rsidRPr="00D46A38">
        <w:rPr>
          <w:rFonts w:hint="eastAsia"/>
        </w:rPr>
        <w:t>\label{sec:conclusion}</w:t>
      </w:r>
    </w:p>
    <w:p w14:paraId="596E124B" w14:textId="7D3757D8" w:rsidR="00E40F48" w:rsidRPr="00D46A38" w:rsidRDefault="00E40F48" w:rsidP="00E40F48">
      <w:r w:rsidRPr="00D46A38">
        <w:rPr>
          <w:rFonts w:hint="eastAsia"/>
        </w:rPr>
        <w:t>This paper proposed \textbf{Multi-Dimensional Apriori-Window},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which extends Apriori-Window~\cite{aprioriwindow}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to arbitrary $d$-dimensional grids.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Through three techniques---one-dimensional multiset reduction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per fixed spatial start point,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duplicate-aware $t$-axis stride,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and $(k{-}1)$-subset interval map intersection pruning---the method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exactly enumerates all dense patterns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together with their arbitrarily-shaped dense regions.</w:t>
      </w:r>
    </w:p>
    <w:p w14:paraId="6EC09F22" w14:textId="77777777" w:rsidR="00E40F48" w:rsidRPr="00D46A38" w:rsidRDefault="00E40F48" w:rsidP="00E40F48"/>
    <w:p w14:paraId="27E2828B" w14:textId="1C9C8A87" w:rsidR="00E40F48" w:rsidRPr="00D46A38" w:rsidRDefault="00E40F48" w:rsidP="00E40F48">
      <w:r w:rsidRPr="00D46A38">
        <w:rPr>
          <w:rFonts w:hint="eastAsia"/>
        </w:rPr>
        <w:t>Experiments demonstrated that: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(1)~on synthetic data with four embedding shapes,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the proposed method outputs the exact solution,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while existing methods achieved at most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F1\,$=0.917$ and Jaccard\,$=0.190$;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(2)~</w:t>
      </w:r>
      <w:ins w:id="166" w:author="William Brooks" w:date="2026-05-01T14:28:00Z" w16du:dateUtc="2026-05-01T05:28:00Z">
        <w:r w:rsidR="000249C4">
          <w:t xml:space="preserve">the proposed method demonstrated </w:t>
        </w:r>
      </w:ins>
      <w:r w:rsidRPr="00D46A38">
        <w:rPr>
          <w:rFonts w:hint="eastAsia"/>
        </w:rPr>
        <w:t xml:space="preserve">linear scaling </w:t>
      </w:r>
      <w:del w:id="167" w:author="William Brooks" w:date="2026-05-01T14:28:00Z" w16du:dateUtc="2026-05-01T05:28:00Z">
        <w:r w:rsidRPr="00D46A38" w:rsidDel="000249C4">
          <w:rPr>
            <w:rFonts w:hint="eastAsia"/>
          </w:rPr>
          <w:delText xml:space="preserve">was </w:delText>
        </w:r>
      </w:del>
      <w:del w:id="168" w:author="William Brooks" w:date="2026-05-01T11:56:00Z" w16du:dateUtc="2026-05-01T02:56:00Z">
        <w:r w:rsidRPr="00D46A38" w:rsidDel="006E0156">
          <w:rPr>
            <w:rFonts w:hint="eastAsia"/>
          </w:rPr>
          <w:delText>confirmed</w:delText>
        </w:r>
        <w:r w:rsidR="00AF493A" w:rsidDel="006E0156">
          <w:rPr>
            <w:rFonts w:hint="eastAsia"/>
          </w:rPr>
          <w:delText xml:space="preserve"> </w:delText>
        </w:r>
      </w:del>
      <w:r w:rsidRPr="00D46A38">
        <w:rPr>
          <w:rFonts w:hint="eastAsia"/>
        </w:rPr>
        <w:t>for $N = 10^3$--$10^8$,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processing $10^8$ transactions within 12 minutes;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(3)~on $d{=}3$--$4$ real-world data from crime, complaints,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and earthquake domains,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the method yielded interpretable insights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consistent with domain knowledge,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such as compound crime hotspots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and depth-stratified seismic clusters.</w:t>
      </w:r>
    </w:p>
    <w:p w14:paraId="37B6D036" w14:textId="77777777" w:rsidR="00E40F48" w:rsidRPr="00D46A38" w:rsidRDefault="00E40F48" w:rsidP="00E40F48"/>
    <w:p w14:paraId="39D39115" w14:textId="059B88C9" w:rsidR="00E40F48" w:rsidRPr="00D46A38" w:rsidRDefault="00E40F48" w:rsidP="00E40F48">
      <w:r w:rsidRPr="00D46A38">
        <w:rPr>
          <w:rFonts w:hint="eastAsia"/>
        </w:rPr>
        <w:t>\paragraph{</w:t>
      </w:r>
      <w:r w:rsidRPr="00AF493A">
        <w:rPr>
          <w:rFonts w:hint="eastAsia"/>
          <w:b/>
          <w:bCs/>
        </w:rPr>
        <w:t>Limitations</w:t>
      </w:r>
      <w:r w:rsidRPr="00D46A38">
        <w:rPr>
          <w:rFonts w:hint="eastAsia"/>
        </w:rPr>
        <w:t>.}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(1)~The method assumes grid discretization,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and the choice of bin width and $\bm{W}$ affects results.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(2)~As $W_{\mathrm{sp}}$ or $d$ increases,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the $O(N \cdot W_{\mathrm{sp}})$ cost of multiset construction grows,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requiring dimensionality reduction or coarse binning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in high-dimensional settings.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(3)~The method is specialized for detection and description;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causal explanation and association with external events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are outside its scope.</w:t>
      </w:r>
    </w:p>
    <w:p w14:paraId="04719E3C" w14:textId="77777777" w:rsidR="00E40F48" w:rsidRPr="00D46A38" w:rsidRDefault="00E40F48" w:rsidP="00E40F48"/>
    <w:p w14:paraId="1A7255B7" w14:textId="1D66B96F" w:rsidR="00E40F48" w:rsidRPr="00D46A38" w:rsidRDefault="00E40F48" w:rsidP="008B0F75">
      <w:pPr>
        <w:rPr>
          <w:rFonts w:ascii="ＭＳ ゴシック" w:eastAsia="ＭＳ ゴシック" w:hAnsi="ＭＳ ゴシック" w:cs="ＭＳ ゴシック"/>
          <w:sz w:val="21"/>
        </w:rPr>
      </w:pPr>
      <w:r w:rsidRPr="00D46A38">
        <w:rPr>
          <w:rFonts w:hint="eastAsia"/>
        </w:rPr>
        <w:t>\paragraph{</w:t>
      </w:r>
      <w:r w:rsidRPr="00AF493A">
        <w:rPr>
          <w:rFonts w:hint="eastAsia"/>
          <w:b/>
          <w:bCs/>
        </w:rPr>
        <w:t>Future work.}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(1)~\emph{Adaptive parameter selection}: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A framework that automatically adjusts $\bm{W}$ and $\theta$</w:t>
      </w:r>
      <w:r w:rsidR="00AF493A">
        <w:rPr>
          <w:rFonts w:hint="eastAsia"/>
        </w:rPr>
        <w:t xml:space="preserve"> </w:t>
      </w:r>
      <w:del w:id="169" w:author="William Brooks" w:date="2026-05-01T11:56:00Z" w16du:dateUtc="2026-05-01T02:56:00Z">
        <w:r w:rsidRPr="00D46A38" w:rsidDel="00D403EB">
          <w:rPr>
            <w:rFonts w:hint="eastAsia"/>
          </w:rPr>
          <w:delText xml:space="preserve">based </w:delText>
        </w:r>
      </w:del>
      <w:r w:rsidRPr="00D46A38">
        <w:rPr>
          <w:rFonts w:hint="eastAsia"/>
        </w:rPr>
        <w:t>on</w:t>
      </w:r>
      <w:ins w:id="170" w:author="William Brooks" w:date="2026-05-01T11:56:00Z" w16du:dateUtc="2026-05-01T02:56:00Z">
        <w:r w:rsidR="00D403EB">
          <w:t xml:space="preserve"> the basis of</w:t>
        </w:r>
      </w:ins>
      <w:r w:rsidRPr="00D46A38">
        <w:rPr>
          <w:rFonts w:hint="eastAsia"/>
        </w:rPr>
        <w:t xml:space="preserve"> local data statistics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(density distributions, spatial autocorrelation)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is practically important.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(2)~\emph{Further acceleration}: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Construction of temporal multisets per spatial start point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is the main computational bottleneck.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Prefix-sum-based $O(1)$ window aggregation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and incremental update along spatial axes (slice differencing)</w:t>
      </w:r>
      <w:r w:rsidR="00AF493A">
        <w:rPr>
          <w:rFonts w:hint="eastAsia"/>
        </w:rPr>
        <w:t xml:space="preserve"> </w:t>
      </w:r>
      <w:r w:rsidRPr="00D46A38">
        <w:rPr>
          <w:rFonts w:hint="eastAsia"/>
        </w:rPr>
        <w:t>to eliminate redundant computation are promising.</w:t>
      </w:r>
      <w:r w:rsidR="00AF493A">
        <w:rPr>
          <w:rFonts w:hint="eastAsia"/>
        </w:rPr>
        <w:t xml:space="preserve"> </w:t>
      </w:r>
    </w:p>
    <w:p w14:paraId="1A783672" w14:textId="77777777" w:rsidR="00E40F48" w:rsidRDefault="00E40F48" w:rsidP="00E40F48"/>
    <w:p w14:paraId="3202753C" w14:textId="107545EE" w:rsidR="00E40F48" w:rsidRDefault="00BC3EFE" w:rsidP="00BC3EFE">
      <w:pPr>
        <w:pStyle w:val="1"/>
      </w:pPr>
      <w:r>
        <w:lastRenderedPageBreak/>
        <w:t>\section</w:t>
      </w:r>
      <w:r w:rsidR="00E40F48">
        <w:t>*{Acknowledgment</w:t>
      </w:r>
      <w:ins w:id="171" w:author="William Brooks" w:date="2026-05-01T11:57:00Z" w16du:dateUtc="2026-05-01T02:57:00Z">
        <w:r w:rsidR="00994123">
          <w:t>s</w:t>
        </w:r>
      </w:ins>
      <w:r w:rsidR="00E40F48">
        <w:t>}</w:t>
      </w:r>
    </w:p>
    <w:p w14:paraId="04C53737" w14:textId="5D687715" w:rsidR="00E40F48" w:rsidRDefault="00E40F48" w:rsidP="00E40F48">
      <w:r>
        <w:t>The authors acknowledge that portions of the text in</w:t>
      </w:r>
      <w:r w:rsidR="00AF493A">
        <w:t xml:space="preserve"> </w:t>
      </w:r>
      <w:r>
        <w:t>this paper were generated with Anthropic's large language</w:t>
      </w:r>
      <w:r w:rsidR="00AF493A">
        <w:t xml:space="preserve"> </w:t>
      </w:r>
      <w:r>
        <w:t>model Claude~\cite{claude2025}.</w:t>
      </w:r>
    </w:p>
    <w:p w14:paraId="1CE3F4DA" w14:textId="77777777" w:rsidR="00E40F48" w:rsidRDefault="00E40F48" w:rsidP="00E40F48"/>
    <w:p w14:paraId="3D74E97E" w14:textId="77777777" w:rsidR="00E40F48" w:rsidRDefault="00E40F48" w:rsidP="00AF493A">
      <w:pPr>
        <w:pStyle w:val="code"/>
      </w:pPr>
      <w:r>
        <w:t>\newpage</w:t>
      </w:r>
    </w:p>
    <w:p w14:paraId="492E58AB" w14:textId="77777777" w:rsidR="00E40F48" w:rsidRDefault="00E40F48" w:rsidP="00AF493A">
      <w:pPr>
        <w:pStyle w:val="code"/>
      </w:pPr>
      <w:r>
        <w:t>\bibliographystyle{IEEEtran}</w:t>
      </w:r>
    </w:p>
    <w:p w14:paraId="120C866B" w14:textId="77777777" w:rsidR="00E40F48" w:rsidRDefault="00E40F48" w:rsidP="00AF493A">
      <w:pPr>
        <w:pStyle w:val="code"/>
      </w:pPr>
      <w:r>
        <w:t>\bibliography{refs}</w:t>
      </w:r>
    </w:p>
    <w:p w14:paraId="058D78BD" w14:textId="77777777" w:rsidR="00E40F48" w:rsidRDefault="00E40F48" w:rsidP="00E40F48"/>
    <w:p w14:paraId="63972CC2" w14:textId="77777777" w:rsidR="00E40F48" w:rsidRDefault="00E40F48" w:rsidP="00AF493A">
      <w:pPr>
        <w:pStyle w:val="code"/>
      </w:pPr>
      <w:r>
        <w:t>\clearpage</w:t>
      </w:r>
    </w:p>
    <w:p w14:paraId="399CFE45" w14:textId="77777777" w:rsidR="00E40F48" w:rsidRDefault="00E40F48" w:rsidP="00AF493A">
      <w:pPr>
        <w:pStyle w:val="code"/>
      </w:pPr>
      <w:r>
        <w:t>\appendices</w:t>
      </w:r>
    </w:p>
    <w:p w14:paraId="36A82811" w14:textId="77777777" w:rsidR="00AF493A" w:rsidRDefault="00AF493A" w:rsidP="00BC3EFE">
      <w:pPr>
        <w:pStyle w:val="1"/>
        <w:rPr>
          <w:rFonts w:ascii="ＭＳ ゴシック" w:eastAsia="ＭＳ ゴシック" w:hAnsi="ＭＳ ゴシック" w:cs="ＭＳ ゴシック"/>
        </w:rPr>
      </w:pPr>
    </w:p>
    <w:p w14:paraId="0D646254" w14:textId="52342CD1" w:rsidR="00E40F48" w:rsidRPr="00507ED1" w:rsidRDefault="00BC3EFE" w:rsidP="00AF493A">
      <w:pPr>
        <w:pStyle w:val="1"/>
      </w:pPr>
      <w:r>
        <w:rPr>
          <w:rFonts w:hint="eastAsia"/>
        </w:rPr>
        <w:t>\section</w:t>
      </w:r>
      <w:r w:rsidR="00E40F48" w:rsidRPr="00507ED1">
        <w:rPr>
          <w:rFonts w:hint="eastAsia"/>
        </w:rPr>
        <w:t>{Proofs of Lemmas}</w:t>
      </w:r>
    </w:p>
    <w:p w14:paraId="5F1CF54C" w14:textId="77777777" w:rsidR="00E40F48" w:rsidRPr="00507ED1" w:rsidRDefault="00E40F48" w:rsidP="00AF493A">
      <w:pPr>
        <w:pStyle w:val="code"/>
      </w:pPr>
      <w:r w:rsidRPr="00507ED1">
        <w:rPr>
          <w:rFonts w:hint="eastAsia"/>
        </w:rPr>
        <w:t>\label{sec:proofs}</w:t>
      </w:r>
    </w:p>
    <w:p w14:paraId="53FE771A" w14:textId="77777777" w:rsidR="00AF493A" w:rsidRDefault="00E40F48" w:rsidP="00AF493A">
      <w:pPr>
        <w:pStyle w:val="code"/>
      </w:pPr>
      <w:r w:rsidRPr="00E40F48">
        <w:rPr>
          <w:rFonts w:hint="eastAsia"/>
          <w:color w:val="7030A0"/>
        </w:rPr>
        <w:t>\begin</w:t>
      </w:r>
      <w:r w:rsidRPr="00507ED1">
        <w:rPr>
          <w:rFonts w:hint="eastAsia"/>
        </w:rPr>
        <w:t>{proof}</w:t>
      </w:r>
    </w:p>
    <w:p w14:paraId="7A57F9AA" w14:textId="13EE4975" w:rsidR="00E40F48" w:rsidRPr="00507ED1" w:rsidRDefault="00E40F48" w:rsidP="00AF493A">
      <w:r w:rsidRPr="00507ED1">
        <w:rPr>
          <w:rFonts w:hint="eastAsia"/>
        </w:rPr>
        <w:t>[Proof of Lemma~\ref{lem:apriori}]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For any transaction $n$, if $P \subseteq d_n$ then $Q \subseteq d_n$.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Therefore, for any fixed spatial start vector $\bm{s}_{\mathrm{sp}}$,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each element of $L_P(\bm{s}_{\mathrm{sp}})$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is also contained in $L_Q(\bm{s}_{\mathrm{sp}})$.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Hence, for any $s_0$,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$S_P(s_0,\bm{s}_{\mathrm{sp}}) \leq S_Q(s_0,\bm{s}_{\mathrm{sp}})$ holds.</w:t>
      </w:r>
    </w:p>
    <w:p w14:paraId="1C11F82E" w14:textId="0531451D" w:rsidR="00E40F48" w:rsidRPr="00507ED1" w:rsidRDefault="00E40F48" w:rsidP="00AF493A">
      <w:pPr>
        <w:pStyle w:val="code"/>
      </w:pPr>
      <w:r w:rsidRPr="00E40F48">
        <w:rPr>
          <w:rFonts w:hint="eastAsia"/>
          <w:color w:val="7030A0"/>
        </w:rPr>
        <w:t>\end</w:t>
      </w:r>
      <w:r w:rsidRPr="00507ED1">
        <w:rPr>
          <w:rFonts w:hint="eastAsia"/>
        </w:rPr>
        <w:t>{proof}</w:t>
      </w:r>
    </w:p>
    <w:p w14:paraId="786AB547" w14:textId="77777777" w:rsidR="00E40F48" w:rsidRPr="00507ED1" w:rsidRDefault="00E40F48" w:rsidP="00AF493A"/>
    <w:p w14:paraId="4E3571B8" w14:textId="77777777" w:rsidR="00AF493A" w:rsidRDefault="00E40F48" w:rsidP="00AF493A">
      <w:pPr>
        <w:pStyle w:val="code"/>
      </w:pPr>
      <w:r w:rsidRPr="00E40F48">
        <w:rPr>
          <w:rFonts w:hint="eastAsia"/>
          <w:color w:val="7030A0"/>
        </w:rPr>
        <w:t>\begin</w:t>
      </w:r>
      <w:r w:rsidRPr="00507ED1">
        <w:rPr>
          <w:rFonts w:hint="eastAsia"/>
        </w:rPr>
        <w:t>{proof}</w:t>
      </w:r>
    </w:p>
    <w:p w14:paraId="0C836E69" w14:textId="2687F3E7" w:rsidR="00E40F48" w:rsidRPr="00507ED1" w:rsidRDefault="00E40F48" w:rsidP="00AF493A">
      <w:r w:rsidRPr="00507ED1">
        <w:rPr>
          <w:rFonts w:hint="eastAsia"/>
        </w:rPr>
        <w:t>[Proof of Lemma~\ref{lem:stride}]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Consider the rightmost $\theta$ events within the current window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$[l, l+W_0]$.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The leftmost of these is $L[l_{\mathrm{lo}} + (c-\theta)] = l_{\mathrm{dense}}$.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For any $l' \leq l_{\mathrm{dense}}$,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all $\theta$ events are $\geq l'$,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and since $l' \geq l$, we have $l'+W_0 \geq l+W_0$.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Therefore, these events do not leave the current window $[l,l+W_0]$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and are all contained in $[l', l'+W_0]$ as well.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Hence, at least $\theta$ events remain within the window at $l'$.</w:t>
      </w:r>
    </w:p>
    <w:p w14:paraId="292F76B5" w14:textId="688C97E7" w:rsidR="00E40F48" w:rsidRPr="00507ED1" w:rsidRDefault="00E40F48" w:rsidP="00AF493A">
      <w:pPr>
        <w:pStyle w:val="code"/>
      </w:pPr>
      <w:r w:rsidRPr="00E40F48">
        <w:rPr>
          <w:rFonts w:hint="eastAsia"/>
          <w:color w:val="7030A0"/>
        </w:rPr>
        <w:t>\end</w:t>
      </w:r>
      <w:r w:rsidRPr="00507ED1">
        <w:rPr>
          <w:rFonts w:hint="eastAsia"/>
        </w:rPr>
        <w:t>{proof}</w:t>
      </w:r>
    </w:p>
    <w:p w14:paraId="4D6908C9" w14:textId="77777777" w:rsidR="00E40F48" w:rsidRPr="00507ED1" w:rsidRDefault="00E40F48" w:rsidP="00507ED1">
      <w:pPr>
        <w:pStyle w:val="af7"/>
        <w:rPr>
          <w:rFonts w:ascii="ＭＳ ゴシック" w:eastAsia="ＭＳ ゴシック" w:hAnsi="ＭＳ ゴシック" w:cs="ＭＳ ゴシック"/>
        </w:rPr>
      </w:pPr>
    </w:p>
    <w:p w14:paraId="24890EA4" w14:textId="7B5FEA8A" w:rsidR="00E40F48" w:rsidRPr="00507ED1" w:rsidRDefault="00BC3EFE" w:rsidP="00BC3EFE">
      <w:pPr>
        <w:pStyle w:val="1"/>
      </w:pPr>
      <w:r>
        <w:rPr>
          <w:rFonts w:hint="eastAsia"/>
        </w:rPr>
        <w:t>\section</w:t>
      </w:r>
      <w:r w:rsidR="00E40F48" w:rsidRPr="00507ED1">
        <w:rPr>
          <w:rFonts w:hint="eastAsia"/>
        </w:rPr>
        <w:t>{EX-1 Synthetic Data Generation Details}</w:t>
      </w:r>
    </w:p>
    <w:p w14:paraId="390363E0" w14:textId="77777777" w:rsidR="00E40F48" w:rsidRPr="00507ED1" w:rsidRDefault="00E40F48" w:rsidP="00E40F48">
      <w:pPr>
        <w:pStyle w:val="code"/>
      </w:pPr>
      <w:r w:rsidRPr="00507ED1">
        <w:rPr>
          <w:rFonts w:hint="eastAsia"/>
        </w:rPr>
        <w:t>\label{sec:ex1_data_details}</w:t>
      </w:r>
    </w:p>
    <w:p w14:paraId="73A506AD" w14:textId="2EB2A7C3" w:rsidR="00E40F48" w:rsidRPr="00507ED1" w:rsidRDefault="00E40F48" w:rsidP="00E40F48">
      <w:r w:rsidRPr="00507ED1">
        <w:rPr>
          <w:rFonts w:hint="eastAsia"/>
        </w:rPr>
        <w:t>\paragraph{</w:t>
      </w:r>
      <w:r w:rsidRPr="00E40F48">
        <w:rPr>
          <w:rFonts w:hint="eastAsia"/>
          <w:b/>
          <w:bCs/>
        </w:rPr>
        <w:t>Background data generation.</w:t>
      </w:r>
      <w:r w:rsidRPr="00507ED1">
        <w:rPr>
          <w:rFonts w:hint="eastAsia"/>
        </w:rPr>
        <w:t>}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One transaction is placed at every grid point of a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$T{=}100 \times S{=}100$ grid.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With $|\mathcal{I}|{=}40$ items,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each item is independently sampled from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Bernoulli$(p_{\mathrm{item}}{=}0.15)$ per cell to form the background.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Cells where all items are absent are assigned item~1 by default.</w:t>
      </w:r>
    </w:p>
    <w:p w14:paraId="1CFE234B" w14:textId="77777777" w:rsidR="00E40F48" w:rsidRPr="00507ED1" w:rsidRDefault="00E40F48" w:rsidP="00E40F48"/>
    <w:p w14:paraId="7C72762A" w14:textId="340BCBFB" w:rsidR="00E40F48" w:rsidRPr="00507ED1" w:rsidRDefault="00E40F48" w:rsidP="00E40F48">
      <w:r w:rsidRPr="00507ED1">
        <w:rPr>
          <w:rFonts w:hint="eastAsia"/>
        </w:rPr>
        <w:lastRenderedPageBreak/>
        <w:t>\paragraph{</w:t>
      </w:r>
      <w:r w:rsidRPr="00AF493A">
        <w:rPr>
          <w:rFonts w:hint="eastAsia"/>
          <w:b/>
          <w:bCs/>
        </w:rPr>
        <w:t>Pattern embedding</w:t>
      </w:r>
      <w:r w:rsidRPr="00507ED1">
        <w:rPr>
          <w:rFonts w:hint="eastAsia"/>
        </w:rPr>
        <w:t>.}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GT patterns $P_k = \{2k{-}1,\, 2k\}$ ($k=1,\ldots,20$)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are assigned to spatial bands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$s \in [5(k{-}1),\; 5(k{-}1){+}4]$ (width 5 cells).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Within cells belonging to the embedding region of each shape,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item pair $P_k$ is co-embedded independently with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Bernoulli$(p_{\mathrm{embed}}{=}0.25)$.</w:t>
      </w:r>
    </w:p>
    <w:p w14:paraId="4E2C2A49" w14:textId="77777777" w:rsidR="00E40F48" w:rsidRPr="00507ED1" w:rsidRDefault="00E40F48" w:rsidP="00E40F48"/>
    <w:p w14:paraId="00528381" w14:textId="0FCE72C3" w:rsidR="00E40F48" w:rsidRPr="00507ED1" w:rsidRDefault="00E40F48" w:rsidP="00E40F48">
      <w:r w:rsidRPr="00507ED1">
        <w:rPr>
          <w:rFonts w:hint="eastAsia"/>
        </w:rPr>
        <w:t>\paragraph{</w:t>
      </w:r>
      <w:r w:rsidRPr="00AF493A">
        <w:rPr>
          <w:rFonts w:hint="eastAsia"/>
          <w:b/>
          <w:bCs/>
        </w:rPr>
        <w:t>Embedding shapes</w:t>
      </w:r>
      <w:r w:rsidRPr="00507ED1">
        <w:rPr>
          <w:rFonts w:hint="eastAsia"/>
        </w:rPr>
        <w:t>.}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Each shape specifies the spatio-temporal distribution of pattern $P_k$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within its spatial band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($b_s = 5(k-1)$, $b_e = b_s + 4$).</w:t>
      </w:r>
    </w:p>
    <w:p w14:paraId="788B8DF4" w14:textId="77777777" w:rsidR="00E40F48" w:rsidRPr="00507ED1" w:rsidRDefault="00E40F48" w:rsidP="00E40F48"/>
    <w:p w14:paraId="1CD1BC49" w14:textId="47A2D3C5" w:rsidR="00E40F48" w:rsidRPr="00507ED1" w:rsidRDefault="00E40F48" w:rsidP="00E40F48">
      <w:pPr>
        <w:pStyle w:val="code"/>
      </w:pPr>
      <w:r w:rsidRPr="00E40F48">
        <w:rPr>
          <w:rFonts w:hint="eastAsia"/>
          <w:color w:val="7030A0"/>
        </w:rPr>
        <w:t>\begin</w:t>
      </w:r>
      <w:r w:rsidRPr="00507ED1">
        <w:rPr>
          <w:rFonts w:hint="eastAsia"/>
        </w:rPr>
        <w:t>{itemize}</w:t>
      </w:r>
    </w:p>
    <w:p w14:paraId="4053E12F" w14:textId="5EA08CB4" w:rsidR="00E40F48" w:rsidRPr="00507ED1" w:rsidRDefault="00BC3EFE" w:rsidP="00E40F48">
      <w:r w:rsidRPr="00BC3EFE">
        <w:rPr>
          <w:rFonts w:hint="eastAsia"/>
          <w:color w:val="0070C0"/>
        </w:rPr>
        <w:t>\item</w:t>
      </w:r>
      <w:r w:rsidR="00E40F48" w:rsidRPr="00507ED1">
        <w:rPr>
          <w:rFonts w:hint="eastAsia"/>
        </w:rPr>
        <w:t xml:space="preserve"> \textbf{</w:t>
      </w:r>
      <w:r w:rsidR="00E40F48" w:rsidRPr="00AF493A">
        <w:rPr>
          <w:rFonts w:hint="eastAsia"/>
          <w:b/>
          <w:bCs/>
        </w:rPr>
        <w:t>Shape A (rectangular)</w:t>
      </w:r>
      <w:r w:rsidR="00E40F48" w:rsidRPr="00507ED1">
        <w:rPr>
          <w:rFonts w:hint="eastAsia"/>
        </w:rPr>
        <w:t>}: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Uniformly embedded in all cells with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$t \in [30,70]$ and $s \in [b_s, b_e]$.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The simplest fixed rectangular region in both time and space.</w:t>
      </w:r>
    </w:p>
    <w:p w14:paraId="3F1289AC" w14:textId="14037AE2" w:rsidR="00E40F48" w:rsidRPr="00507ED1" w:rsidRDefault="00BC3EFE" w:rsidP="00E40F48">
      <w:r w:rsidRPr="00BC3EFE">
        <w:rPr>
          <w:rFonts w:hint="eastAsia"/>
          <w:color w:val="0070C0"/>
        </w:rPr>
        <w:t>\item</w:t>
      </w:r>
      <w:r w:rsidR="00E40F48" w:rsidRPr="00507ED1">
        <w:rPr>
          <w:rFonts w:hint="eastAsia"/>
        </w:rPr>
        <w:t xml:space="preserve"> \textbf{</w:t>
      </w:r>
      <w:r w:rsidR="00E40F48" w:rsidRPr="00AF493A">
        <w:rPr>
          <w:rFonts w:hint="eastAsia"/>
          <w:b/>
          <w:bCs/>
        </w:rPr>
        <w:t>Shape B (drift)</w:t>
      </w:r>
      <w:r w:rsidR="00E40F48" w:rsidRPr="00507ED1">
        <w:rPr>
          <w:rFonts w:hint="eastAsia"/>
        </w:rPr>
        <w:t>}: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At each time step $t \in [30,70]$,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a band of width 5 is centered at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$s_c = \lfloor b_s + (t - 30) / 40 \cdot 2 \rceil$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(linearly shifting from $b_s$ to $b_s{+}2$).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The dense band drifts smoothly along the spatial axis over time.</w:t>
      </w:r>
    </w:p>
    <w:p w14:paraId="7D396B66" w14:textId="3DB30F80" w:rsidR="00E40F48" w:rsidRPr="00507ED1" w:rsidRDefault="00BC3EFE" w:rsidP="00E40F48">
      <w:r w:rsidRPr="00BC3EFE">
        <w:rPr>
          <w:rFonts w:hint="eastAsia"/>
          <w:color w:val="0070C0"/>
        </w:rPr>
        <w:t>\item</w:t>
      </w:r>
      <w:r w:rsidR="00E40F48" w:rsidRPr="00507ED1">
        <w:rPr>
          <w:rFonts w:hint="eastAsia"/>
        </w:rPr>
        <w:t xml:space="preserve"> \textbf{</w:t>
      </w:r>
      <w:r w:rsidR="00E40F48" w:rsidRPr="00AF493A">
        <w:rPr>
          <w:rFonts w:hint="eastAsia"/>
          <w:b/>
          <w:bCs/>
        </w:rPr>
        <w:t>Shape C (intermittent)</w:t>
      </w:r>
      <w:r w:rsidR="00E40F48" w:rsidRPr="00507ED1">
        <w:rPr>
          <w:rFonts w:hint="eastAsia"/>
        </w:rPr>
        <w:t>}: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$t \in [15,35] \cup [65,85]$, $s \in [b_s, b_e]$.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Dense activity occurs in the same spatial band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during two independent time intervals.</w:t>
      </w:r>
    </w:p>
    <w:p w14:paraId="0271DE7D" w14:textId="5AF785C5" w:rsidR="00E40F48" w:rsidRPr="00507ED1" w:rsidRDefault="00BC3EFE" w:rsidP="00E40F48">
      <w:r w:rsidRPr="00BC3EFE">
        <w:rPr>
          <w:rFonts w:hint="eastAsia"/>
          <w:color w:val="0070C0"/>
        </w:rPr>
        <w:t>\item</w:t>
      </w:r>
      <w:r w:rsidR="00E40F48" w:rsidRPr="00507ED1">
        <w:rPr>
          <w:rFonts w:hint="eastAsia"/>
        </w:rPr>
        <w:t xml:space="preserve"> \textbf{</w:t>
      </w:r>
      <w:r w:rsidR="00E40F48" w:rsidRPr="00AF493A">
        <w:rPr>
          <w:rFonts w:hint="eastAsia"/>
          <w:b/>
          <w:bCs/>
        </w:rPr>
        <w:t>Shape D (expanding)</w:t>
      </w:r>
      <w:r w:rsidR="00E40F48" w:rsidRPr="00507ED1">
        <w:rPr>
          <w:rFonts w:hint="eastAsia"/>
        </w:rPr>
        <w:t>}: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$t \in [30,40]$: center cell $b_s{+}2$ only (width 1);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$t \in [41,55]$: $s \in [b_s{+}1, b_e{-}1]$ (width 3);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$t \in [56,70]$: $s \in [b_s, b_e]$ (width 5).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The spatial extent grows stepwise as time progresses.</w:t>
      </w:r>
    </w:p>
    <w:p w14:paraId="6571011A" w14:textId="16BB16EE" w:rsidR="00E40F48" w:rsidRPr="00507ED1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507ED1">
        <w:rPr>
          <w:rFonts w:hint="eastAsia"/>
        </w:rPr>
        <w:t>{itemize}</w:t>
      </w:r>
    </w:p>
    <w:p w14:paraId="3B443C48" w14:textId="77777777" w:rsidR="00E40F48" w:rsidRPr="00507ED1" w:rsidRDefault="00E40F48" w:rsidP="00E40F48"/>
    <w:p w14:paraId="48A0D99B" w14:textId="055DF950" w:rsidR="00E40F48" w:rsidRPr="00507ED1" w:rsidRDefault="00E40F48" w:rsidP="00E40F48">
      <w:r w:rsidRPr="00507ED1">
        <w:rPr>
          <w:rFonts w:hint="eastAsia"/>
        </w:rPr>
        <w:t>\paragraph{</w:t>
      </w:r>
      <w:r w:rsidRPr="00AF493A">
        <w:rPr>
          <w:rFonts w:hint="eastAsia"/>
          <w:b/>
          <w:bCs/>
        </w:rPr>
        <w:t>Evaluation setup.</w:t>
      </w:r>
      <w:r w:rsidRPr="00507ED1">
        <w:rPr>
          <w:rFonts w:hint="eastAsia"/>
        </w:rPr>
        <w:t>}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Three random seeds (seed $\in \{42,55,68\}$) are used per shape,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giving $4 \times 3 = 12$ datasets in total.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The proposed method uses $W = (20, 5)$ and $\theta = 30$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uniformly across all shapes.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Grid search parameter ranges are shown in Table~\ref{tab:params_ex3}.</w:t>
      </w:r>
    </w:p>
    <w:p w14:paraId="5DC8E3FA" w14:textId="77777777" w:rsidR="00E40F48" w:rsidRPr="00507ED1" w:rsidRDefault="00E40F48" w:rsidP="00AF493A">
      <w:pPr>
        <w:pStyle w:val="code"/>
      </w:pPr>
    </w:p>
    <w:p w14:paraId="7EDED166" w14:textId="244B0030" w:rsidR="00E40F48" w:rsidRPr="00507ED1" w:rsidRDefault="00E40F48" w:rsidP="00AF493A">
      <w:pPr>
        <w:pStyle w:val="code"/>
      </w:pPr>
      <w:r w:rsidRPr="00E40F48">
        <w:rPr>
          <w:rFonts w:hint="eastAsia"/>
          <w:color w:val="7030A0"/>
        </w:rPr>
        <w:t>\begin</w:t>
      </w:r>
      <w:r w:rsidRPr="00507ED1">
        <w:rPr>
          <w:rFonts w:hint="eastAsia"/>
        </w:rPr>
        <w:t>{table}[h]</w:t>
      </w:r>
    </w:p>
    <w:p w14:paraId="45141F41" w14:textId="77777777" w:rsidR="00E40F48" w:rsidRPr="00507ED1" w:rsidRDefault="00E40F48" w:rsidP="00AF493A">
      <w:pPr>
        <w:pStyle w:val="code"/>
      </w:pPr>
      <w:r w:rsidRPr="00507ED1">
        <w:rPr>
          <w:rFonts w:hint="eastAsia"/>
        </w:rPr>
        <w:t>\centering</w:t>
      </w:r>
    </w:p>
    <w:p w14:paraId="2FFFDB5A" w14:textId="302B3D16" w:rsidR="00E40F48" w:rsidRPr="00507ED1" w:rsidRDefault="00BC3EFE" w:rsidP="00E40F48">
      <w:r w:rsidRPr="00BC3EFE">
        <w:rPr>
          <w:rFonts w:hint="eastAsia"/>
          <w:color w:val="0070C0"/>
        </w:rPr>
        <w:t>\caption</w:t>
      </w:r>
      <w:r w:rsidR="00E40F48" w:rsidRPr="00507ED1">
        <w:rPr>
          <w:rFonts w:hint="eastAsia"/>
        </w:rPr>
        <w:t>{Grid search parameter ranges for EX-1 baseline methods.}</w:t>
      </w:r>
    </w:p>
    <w:p w14:paraId="058EE444" w14:textId="77777777" w:rsidR="00E40F48" w:rsidRPr="00507ED1" w:rsidRDefault="00E40F48" w:rsidP="00AF493A">
      <w:pPr>
        <w:pStyle w:val="code"/>
      </w:pPr>
      <w:r w:rsidRPr="00507ED1">
        <w:rPr>
          <w:rFonts w:hint="eastAsia"/>
        </w:rPr>
        <w:t>\label{tab:params_ex3}</w:t>
      </w:r>
    </w:p>
    <w:p w14:paraId="55D7ACA4" w14:textId="77777777" w:rsidR="00E40F48" w:rsidRPr="00507ED1" w:rsidRDefault="00E40F48" w:rsidP="00AF493A">
      <w:pPr>
        <w:pStyle w:val="code"/>
      </w:pPr>
      <w:r w:rsidRPr="00507ED1">
        <w:rPr>
          <w:rFonts w:hint="eastAsia"/>
        </w:rPr>
        <w:t>\small</w:t>
      </w:r>
    </w:p>
    <w:p w14:paraId="4E06E24C" w14:textId="48579ACD" w:rsidR="00E40F48" w:rsidRPr="00507ED1" w:rsidRDefault="00E40F48" w:rsidP="00AF493A">
      <w:pPr>
        <w:pStyle w:val="code"/>
      </w:pPr>
      <w:r w:rsidRPr="00E40F48">
        <w:rPr>
          <w:rFonts w:hint="eastAsia"/>
          <w:color w:val="7030A0"/>
        </w:rPr>
        <w:t>\begin</w:t>
      </w:r>
      <w:r w:rsidRPr="00507ED1">
        <w:rPr>
          <w:rFonts w:hint="eastAsia"/>
        </w:rPr>
        <w:t>{tabular}{lp{0.62\columnwidth}}</w:t>
      </w:r>
    </w:p>
    <w:p w14:paraId="79246BD3" w14:textId="77777777" w:rsidR="00E40F48" w:rsidRPr="00507ED1" w:rsidRDefault="00E40F48" w:rsidP="00AF493A">
      <w:pPr>
        <w:pStyle w:val="code"/>
      </w:pPr>
      <w:r w:rsidRPr="00507ED1">
        <w:rPr>
          <w:rFonts w:hint="eastAsia"/>
        </w:rPr>
        <w:t>\toprule</w:t>
      </w:r>
    </w:p>
    <w:p w14:paraId="05498547" w14:textId="011C785B" w:rsidR="00E40F48" w:rsidRPr="00507ED1" w:rsidRDefault="00E40F48" w:rsidP="00E40F48">
      <w:r w:rsidRPr="00507ED1">
        <w:rPr>
          <w:rFonts w:hint="eastAsia"/>
        </w:rPr>
        <w:t xml:space="preserve">Method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Grid search targets </w:t>
      </w:r>
      <w:r w:rsidR="00B317EE" w:rsidRPr="00B317EE">
        <w:rPr>
          <w:rFonts w:hint="eastAsia"/>
          <w:color w:val="C0C0C0"/>
        </w:rPr>
        <w:t>\\</w:t>
      </w:r>
    </w:p>
    <w:p w14:paraId="708A9F93" w14:textId="77777777" w:rsidR="00E40F48" w:rsidRPr="00507ED1" w:rsidRDefault="00E40F48" w:rsidP="00AF493A">
      <w:pPr>
        <w:pStyle w:val="code"/>
      </w:pPr>
      <w:r w:rsidRPr="00507ED1">
        <w:rPr>
          <w:rFonts w:hint="eastAsia"/>
        </w:rPr>
        <w:t>\midrule</w:t>
      </w:r>
    </w:p>
    <w:p w14:paraId="1118BFBE" w14:textId="47661B15" w:rsidR="00E40F48" w:rsidRPr="00507ED1" w:rsidRDefault="00E40F48" w:rsidP="00E40F48">
      <w:r w:rsidRPr="00507ED1">
        <w:rPr>
          <w:rFonts w:hint="eastAsia"/>
        </w:rPr>
        <w:t xml:space="preserve">Colocation  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PI threshold $\tau \in \{0.05, 0.07, \ldots, 0.49\}$ (23 values) </w:t>
      </w:r>
      <w:r w:rsidR="00B317EE" w:rsidRPr="00B317EE">
        <w:rPr>
          <w:rFonts w:hint="eastAsia"/>
          <w:color w:val="C0C0C0"/>
        </w:rPr>
        <w:t>\\</w:t>
      </w:r>
    </w:p>
    <w:p w14:paraId="7D80A0E1" w14:textId="65A0863D" w:rsidR="00E40F48" w:rsidRPr="00507ED1" w:rsidRDefault="00E40F48" w:rsidP="00E40F48">
      <w:r w:rsidRPr="00507ED1">
        <w:rPr>
          <w:rFonts w:hint="eastAsia"/>
        </w:rPr>
        <w:lastRenderedPageBreak/>
        <w:t xml:space="preserve">STCP-Miner  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PI threshold (same) $\times$ window width $W_t \in \{4, 13, 26, 54\}$ </w:t>
      </w:r>
      <w:r w:rsidR="00B317EE" w:rsidRPr="00B317EE">
        <w:rPr>
          <w:rFonts w:hint="eastAsia"/>
          <w:color w:val="C0C0C0"/>
        </w:rPr>
        <w:t>\\</w:t>
      </w:r>
    </w:p>
    <w:p w14:paraId="4AA8D52B" w14:textId="0058CF49" w:rsidR="00E40F48" w:rsidRPr="00507ED1" w:rsidRDefault="00E40F48" w:rsidP="00E40F48">
      <w:r w:rsidRPr="00507ED1">
        <w:rPr>
          <w:rFonts w:hint="eastAsia"/>
        </w:rPr>
        <w:t xml:space="preserve">MZoom       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Top block count $k \in \{1, 2, 3, 5\}$ </w:t>
      </w:r>
      <w:r w:rsidR="00B317EE" w:rsidRPr="00B317EE">
        <w:rPr>
          <w:rFonts w:hint="eastAsia"/>
          <w:color w:val="C0C0C0"/>
        </w:rPr>
        <w:t>\\</w:t>
      </w:r>
    </w:p>
    <w:p w14:paraId="4A06AF28" w14:textId="3B103741" w:rsidR="00E40F48" w:rsidRPr="00507ED1" w:rsidRDefault="00E40F48" w:rsidP="00E40F48">
      <w:r w:rsidRPr="00507ED1">
        <w:rPr>
          <w:rFonts w:hint="eastAsia"/>
        </w:rPr>
        <w:t xml:space="preserve">ST-DBSCAN   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$\varepsilon_1 \in \{1,2,3\}$, $\varepsilon_2 \in \{3,7,15\}$, min\_pts $\in \{2,5\}$ </w:t>
      </w:r>
      <w:r w:rsidR="00B317EE" w:rsidRPr="00B317EE">
        <w:rPr>
          <w:rFonts w:hint="eastAsia"/>
          <w:color w:val="C0C0C0"/>
        </w:rPr>
        <w:t>\\</w:t>
      </w:r>
    </w:p>
    <w:p w14:paraId="7D7A77E1" w14:textId="77777777" w:rsidR="00E40F48" w:rsidRPr="00507ED1" w:rsidRDefault="00E40F48" w:rsidP="00AF493A">
      <w:pPr>
        <w:pStyle w:val="code"/>
      </w:pPr>
      <w:r w:rsidRPr="00507ED1">
        <w:rPr>
          <w:rFonts w:hint="eastAsia"/>
        </w:rPr>
        <w:t>\bottomrule</w:t>
      </w:r>
    </w:p>
    <w:p w14:paraId="5E55F796" w14:textId="0C650FD8" w:rsidR="00E40F48" w:rsidRPr="00507ED1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507ED1">
        <w:rPr>
          <w:rFonts w:hint="eastAsia"/>
        </w:rPr>
        <w:t>{tabular}</w:t>
      </w:r>
    </w:p>
    <w:p w14:paraId="23081148" w14:textId="3564F3DC" w:rsidR="00E40F48" w:rsidRPr="00507ED1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507ED1">
        <w:rPr>
          <w:rFonts w:hint="eastAsia"/>
        </w:rPr>
        <w:t>{table}</w:t>
      </w:r>
    </w:p>
    <w:p w14:paraId="078BBE31" w14:textId="77777777" w:rsidR="00E40F48" w:rsidRPr="00507ED1" w:rsidRDefault="00E40F48" w:rsidP="00E40F48"/>
    <w:p w14:paraId="461F1588" w14:textId="3AE4545D" w:rsidR="00E40F48" w:rsidRPr="00507ED1" w:rsidRDefault="00BC3EFE" w:rsidP="00BC3EFE">
      <w:pPr>
        <w:pStyle w:val="1"/>
      </w:pPr>
      <w:r>
        <w:rPr>
          <w:rFonts w:hint="eastAsia"/>
        </w:rPr>
        <w:t>\section</w:t>
      </w:r>
      <w:r w:rsidR="00E40F48" w:rsidRPr="00507ED1">
        <w:rPr>
          <w:rFonts w:hint="eastAsia"/>
        </w:rPr>
        <w:t>{EX-2 Synthetic Data Generation Details}</w:t>
      </w:r>
    </w:p>
    <w:p w14:paraId="3189E5B0" w14:textId="77777777" w:rsidR="00E40F48" w:rsidRPr="00507ED1" w:rsidRDefault="00E40F48" w:rsidP="00AF493A">
      <w:pPr>
        <w:pStyle w:val="code"/>
      </w:pPr>
      <w:r w:rsidRPr="00507ED1">
        <w:rPr>
          <w:rFonts w:hint="eastAsia"/>
        </w:rPr>
        <w:t>\label{sec:ex2_data_details}</w:t>
      </w:r>
    </w:p>
    <w:p w14:paraId="27EF1E40" w14:textId="0C652FA4" w:rsidR="00E40F48" w:rsidRPr="00507ED1" w:rsidRDefault="00E40F48" w:rsidP="00E40F48">
      <w:r w:rsidRPr="00507ED1">
        <w:rPr>
          <w:rFonts w:hint="eastAsia"/>
        </w:rPr>
        <w:t>In EX-2, synthetic data is generated by placing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one transaction at \textbf{every} grid point of a $d = 2$ grid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$\{0,\ldots,T{-}1\} \times \{0,\ldots,S{-}1\}$.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For each transaction,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each item is independently sampled from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Bernoulli$(p_{\mathrm{item}})$ with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vocabulary size $|\mathcal{I}| = 20$ and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background occurrence probability $p_{\mathrm{item}} = 0.10$.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Cells where all items are absent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are assigned item~1 by default,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guaranteeing exactly one transaction per cell.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This ensures the number of transactions is exactly $N = T \times S$.</w:t>
      </w:r>
    </w:p>
    <w:p w14:paraId="1B684808" w14:textId="77777777" w:rsidR="00E40F48" w:rsidRPr="00507ED1" w:rsidRDefault="00E40F48" w:rsidP="00E40F48"/>
    <w:p w14:paraId="0F6E5A73" w14:textId="50F56719" w:rsidR="00E40F48" w:rsidRPr="00507ED1" w:rsidRDefault="00E40F48" w:rsidP="00E40F48">
      <w:r w:rsidRPr="00507ED1">
        <w:rPr>
          <w:rFonts w:hint="eastAsia"/>
        </w:rPr>
        <w:t>No embedded patterns are injected.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Dense patterns arise naturally from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statistical fluctuations of the Bernoulli background.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 xml:space="preserve">Preliminary calibration </w:t>
      </w:r>
      <w:del w:id="172" w:author="William Brooks" w:date="2026-05-01T11:58:00Z" w16du:dateUtc="2026-05-01T02:58:00Z">
        <w:r w:rsidRPr="00507ED1" w:rsidDel="0055526F">
          <w:rPr>
            <w:rFonts w:hint="eastAsia"/>
          </w:rPr>
          <w:delText xml:space="preserve">confirmed </w:delText>
        </w:r>
      </w:del>
      <w:ins w:id="173" w:author="William Brooks" w:date="2026-05-01T11:58:00Z" w16du:dateUtc="2026-05-01T02:58:00Z">
        <w:r w:rsidR="0046668E">
          <w:t>showed</w:t>
        </w:r>
        <w:r w:rsidR="0055526F" w:rsidRPr="00507ED1">
          <w:rPr>
            <w:rFonts w:hint="eastAsia"/>
          </w:rPr>
          <w:t xml:space="preserve"> </w:t>
        </w:r>
      </w:ins>
      <w:r w:rsidRPr="00507ED1">
        <w:rPr>
          <w:rFonts w:hint="eastAsia"/>
        </w:rPr>
        <w:t>that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 xml:space="preserve">a sufficient number of patterns </w:t>
      </w:r>
      <w:del w:id="174" w:author="William Brooks" w:date="2026-05-01T14:31:00Z" w16du:dateUtc="2026-05-01T05:31:00Z">
        <w:r w:rsidRPr="00507ED1" w:rsidDel="00994C6C">
          <w:rPr>
            <w:rFonts w:hint="eastAsia"/>
          </w:rPr>
          <w:delText xml:space="preserve">are </w:delText>
        </w:r>
      </w:del>
      <w:ins w:id="175" w:author="William Brooks" w:date="2026-05-01T14:31:00Z" w16du:dateUtc="2026-05-01T05:31:00Z">
        <w:r w:rsidR="00994C6C">
          <w:t>is</w:t>
        </w:r>
        <w:r w:rsidR="00994C6C" w:rsidRPr="00507ED1">
          <w:rPr>
            <w:rFonts w:hint="eastAsia"/>
          </w:rPr>
          <w:t xml:space="preserve"> </w:t>
        </w:r>
      </w:ins>
      <w:r w:rsidRPr="00507ED1">
        <w:rPr>
          <w:rFonts w:hint="eastAsia"/>
        </w:rPr>
        <w:t>detected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at threshold $\theta = 15$ across all configurations.</w:t>
      </w:r>
    </w:p>
    <w:p w14:paraId="1790A5C0" w14:textId="77777777" w:rsidR="00E40F48" w:rsidRPr="00507ED1" w:rsidRDefault="00E40F48" w:rsidP="00E40F48"/>
    <w:p w14:paraId="77D2A890" w14:textId="4688BDB8" w:rsidR="00E40F48" w:rsidRPr="00507ED1" w:rsidRDefault="00E40F48" w:rsidP="00E40F48">
      <w:r w:rsidRPr="00507ED1">
        <w:rPr>
          <w:rFonts w:hint="eastAsia"/>
        </w:rPr>
        <w:t>As discussed in \S\ref{sec:ex2},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a separate dimensionality scalability experiment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is unnecessary because the growth of $N = T \times S^{d-1}$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with increasing $d$ in a $d$-dimensional grid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is absorbed into $N$-scalability.</w:t>
      </w:r>
    </w:p>
    <w:p w14:paraId="6799A102" w14:textId="77777777" w:rsidR="00E40F48" w:rsidRPr="00507ED1" w:rsidRDefault="00E40F48" w:rsidP="00E40F48"/>
    <w:p w14:paraId="48FD95D3" w14:textId="66ACBF91" w:rsidR="00E40F48" w:rsidRPr="00507ED1" w:rsidRDefault="00BC3EFE" w:rsidP="00BC3EFE">
      <w:pPr>
        <w:pStyle w:val="1"/>
      </w:pPr>
      <w:r>
        <w:rPr>
          <w:rFonts w:hint="eastAsia"/>
        </w:rPr>
        <w:t>\section</w:t>
      </w:r>
      <w:r w:rsidR="00E40F48" w:rsidRPr="00507ED1">
        <w:rPr>
          <w:rFonts w:hint="eastAsia"/>
        </w:rPr>
        <w:t>{Real Dataset Details}</w:t>
      </w:r>
    </w:p>
    <w:p w14:paraId="4369A03C" w14:textId="77777777" w:rsidR="00E40F48" w:rsidRPr="00507ED1" w:rsidRDefault="00E40F48" w:rsidP="00AF493A">
      <w:pPr>
        <w:pStyle w:val="code"/>
      </w:pPr>
      <w:r w:rsidRPr="00507ED1">
        <w:rPr>
          <w:rFonts w:hint="eastAsia"/>
        </w:rPr>
        <w:t>\label{sec:real_data_qualitative}\label{sec:dataset_details}</w:t>
      </w:r>
    </w:p>
    <w:p w14:paraId="399807ED" w14:textId="23CC5C60" w:rsidR="00E40F48" w:rsidRPr="00507ED1" w:rsidRDefault="00E40F48" w:rsidP="00E40F48">
      <w:r w:rsidRPr="00507ED1">
        <w:rPr>
          <w:rFonts w:hint="eastAsia"/>
        </w:rPr>
        <w:t>\paragraph{</w:t>
      </w:r>
      <w:r w:rsidRPr="00AF493A">
        <w:rPr>
          <w:rFonts w:hint="eastAsia"/>
          <w:b/>
          <w:bCs/>
        </w:rPr>
        <w:t>Dataset overview.</w:t>
      </w:r>
      <w:r w:rsidRPr="00507ED1">
        <w:rPr>
          <w:rFonts w:hint="eastAsia"/>
        </w:rPr>
        <w:t>}</w:t>
      </w:r>
      <w:r w:rsidR="00AF493A">
        <w:rPr>
          <w:rFonts w:hint="eastAsia"/>
        </w:rPr>
        <w:t xml:space="preserve"> </w:t>
      </w:r>
      <w:del w:id="176" w:author="William Brooks" w:date="2026-05-01T14:32:00Z" w16du:dateUtc="2026-05-01T05:32:00Z">
        <w:r w:rsidRPr="00507ED1" w:rsidDel="0002483F">
          <w:rPr>
            <w:rFonts w:hint="eastAsia"/>
          </w:rPr>
          <w:delText>Details of t</w:delText>
        </w:r>
      </w:del>
      <w:ins w:id="177" w:author="William Brooks" w:date="2026-05-01T14:32:00Z" w16du:dateUtc="2026-05-01T05:32:00Z">
        <w:r w:rsidR="0002483F">
          <w:t>T</w:t>
        </w:r>
      </w:ins>
      <w:r w:rsidRPr="00507ED1">
        <w:rPr>
          <w:rFonts w:hint="eastAsia"/>
        </w:rPr>
        <w:t xml:space="preserve">he four real-world datasets used in EX-3 (\S\ref{sec:ex3}) are </w:t>
      </w:r>
      <w:del w:id="178" w:author="William Brooks" w:date="2026-05-01T14:32:00Z" w16du:dateUtc="2026-05-01T05:32:00Z">
        <w:r w:rsidRPr="00507ED1" w:rsidDel="0002483F">
          <w:rPr>
            <w:rFonts w:hint="eastAsia"/>
          </w:rPr>
          <w:delText xml:space="preserve">given </w:delText>
        </w:r>
      </w:del>
      <w:ins w:id="179" w:author="William Brooks" w:date="2026-05-01T14:32:00Z" w16du:dateUtc="2026-05-01T05:32:00Z">
        <w:r w:rsidR="0002483F">
          <w:t>detailed</w:t>
        </w:r>
        <w:r w:rsidR="0002483F" w:rsidRPr="00507ED1">
          <w:rPr>
            <w:rFonts w:hint="eastAsia"/>
          </w:rPr>
          <w:t xml:space="preserve"> </w:t>
        </w:r>
      </w:ins>
      <w:r w:rsidRPr="00507ED1">
        <w:rPr>
          <w:rFonts w:hint="eastAsia"/>
        </w:rPr>
        <w:t>below.</w:t>
      </w:r>
    </w:p>
    <w:p w14:paraId="1874DBFA" w14:textId="77777777" w:rsidR="00E40F48" w:rsidRPr="00507ED1" w:rsidRDefault="00E40F48" w:rsidP="00E40F48"/>
    <w:p w14:paraId="5627C73B" w14:textId="528871EC" w:rsidR="00E40F48" w:rsidRPr="00507ED1" w:rsidRDefault="00E40F48" w:rsidP="00E40F48">
      <w:pPr>
        <w:pStyle w:val="code"/>
      </w:pPr>
      <w:r w:rsidRPr="00E40F48">
        <w:rPr>
          <w:rFonts w:hint="eastAsia"/>
          <w:color w:val="7030A0"/>
        </w:rPr>
        <w:t>\begin</w:t>
      </w:r>
      <w:r w:rsidRPr="00507ED1">
        <w:rPr>
          <w:rFonts w:hint="eastAsia"/>
        </w:rPr>
        <w:t>{itemize}</w:t>
      </w:r>
    </w:p>
    <w:p w14:paraId="3C716D6E" w14:textId="2402F672" w:rsidR="00E40F48" w:rsidRPr="00507ED1" w:rsidRDefault="00BC3EFE" w:rsidP="00E40F48">
      <w:r w:rsidRPr="00BC3EFE">
        <w:rPr>
          <w:rFonts w:hint="eastAsia"/>
          <w:color w:val="0070C0"/>
        </w:rPr>
        <w:t>\item</w:t>
      </w:r>
      <w:r w:rsidR="00E40F48" w:rsidRPr="00507ED1">
        <w:rPr>
          <w:rFonts w:hint="eastAsia"/>
        </w:rPr>
        <w:t xml:space="preserve"> \textbf{</w:t>
      </w:r>
      <w:r w:rsidR="00E40F48" w:rsidRPr="00AF493A">
        <w:rPr>
          <w:rFonts w:hint="eastAsia"/>
          <w:b/>
          <w:bCs/>
        </w:rPr>
        <w:t>Chicago Crime</w:t>
      </w:r>
      <w:r w:rsidR="00E40F48" w:rsidRPr="00507ED1">
        <w:rPr>
          <w:rFonts w:hint="eastAsia"/>
        </w:rPr>
        <w:t>}~\cite{chicagocrime}: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Crime report data published by the City of Chicago.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Includes date/time, latitude, longitude,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and crime type (33 types).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Time discretized into weekly bins;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 xml:space="preserve">latitude and longitude into $0.02^\circ$ equal-width </w:t>
      </w:r>
      <w:r w:rsidR="00E40F48" w:rsidRPr="00507ED1">
        <w:rPr>
          <w:rFonts w:hint="eastAsia"/>
        </w:rPr>
        <w:lastRenderedPageBreak/>
        <w:t>bins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(grid size $261 \times 20 \times 21$).</w:t>
      </w:r>
      <w:r w:rsidRPr="00BC3EFE">
        <w:rPr>
          <w:rFonts w:hint="eastAsia"/>
          <w:color w:val="0070C0"/>
        </w:rPr>
        <w:t>\item</w:t>
      </w:r>
      <w:r w:rsidR="00E40F48" w:rsidRPr="00507ED1">
        <w:rPr>
          <w:rFonts w:hint="eastAsia"/>
        </w:rPr>
        <w:t xml:space="preserve"> \textbf{</w:t>
      </w:r>
      <w:r w:rsidR="00E40F48" w:rsidRPr="00AF493A">
        <w:rPr>
          <w:rFonts w:hint="eastAsia"/>
          <w:b/>
          <w:bCs/>
        </w:rPr>
        <w:t>NYPD Crime</w:t>
      </w:r>
      <w:r w:rsidR="00E40F48" w:rsidRPr="00507ED1">
        <w:rPr>
          <w:rFonts w:hint="eastAsia"/>
        </w:rPr>
        <w:t>}~\cite{nypdcrime}: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Crime report data published by the New York City Police Department.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Includes crime type (69 types).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Weekly bins, $0.02^\circ$ spatial bins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(grid size $261 \times 43 \times 57$).</w:t>
      </w:r>
    </w:p>
    <w:p w14:paraId="462D7A69" w14:textId="33E22FA8" w:rsidR="00E40F48" w:rsidRPr="00507ED1" w:rsidRDefault="00BC3EFE" w:rsidP="00E40F48">
      <w:r w:rsidRPr="00BC3EFE">
        <w:rPr>
          <w:rFonts w:hint="eastAsia"/>
          <w:color w:val="0070C0"/>
        </w:rPr>
        <w:t>\item</w:t>
      </w:r>
      <w:r w:rsidR="00E40F48" w:rsidRPr="00507ED1">
        <w:rPr>
          <w:rFonts w:hint="eastAsia"/>
        </w:rPr>
        <w:t xml:space="preserve"> \textbf{</w:t>
      </w:r>
      <w:r w:rsidR="00E40F48" w:rsidRPr="00AF493A">
        <w:rPr>
          <w:rFonts w:hint="eastAsia"/>
          <w:b/>
          <w:bCs/>
        </w:rPr>
        <w:t>NYC 311</w:t>
      </w:r>
      <w:r w:rsidR="00E40F48" w:rsidRPr="00507ED1">
        <w:rPr>
          <w:rFonts w:hint="eastAsia"/>
        </w:rPr>
        <w:t>}~\cite{nyc311}: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Citizen complaint (311) data from New York City.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Includes complaint type (232 types).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Weekly bins, $0.02^\circ$ spatial bins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(grid size $261 \times 43 \times 57$).</w:t>
      </w:r>
    </w:p>
    <w:p w14:paraId="398920FA" w14:textId="0487E58D" w:rsidR="00E40F48" w:rsidRPr="00507ED1" w:rsidRDefault="00BC3EFE" w:rsidP="00E40F48">
      <w:r w:rsidRPr="00BC3EFE">
        <w:rPr>
          <w:rFonts w:hint="eastAsia"/>
          <w:color w:val="0070C0"/>
        </w:rPr>
        <w:t>\item</w:t>
      </w:r>
      <w:r w:rsidR="00E40F48" w:rsidRPr="00507ED1">
        <w:rPr>
          <w:rFonts w:hint="eastAsia"/>
        </w:rPr>
        <w:t xml:space="preserve"> \textbf{</w:t>
      </w:r>
      <w:r w:rsidR="00E40F48" w:rsidRPr="00AF493A">
        <w:rPr>
          <w:rFonts w:hint="eastAsia"/>
          <w:b/>
          <w:bCs/>
        </w:rPr>
        <w:t>USGS Earthquake</w:t>
      </w:r>
      <w:r w:rsidR="00E40F48" w:rsidRPr="00507ED1">
        <w:rPr>
          <w:rFonts w:hint="eastAsia"/>
        </w:rPr>
        <w:t>}~\cite{usgseq}: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Earthquake catalog published by the United States Geological Survey.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Magnitude discretized into 5 bands and used as items.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This is the only 4-dimensional dataset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(time $\times$ latitude $\times$ longitude $\times$ depth),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with grid size $1{,}096 \times 20 \times 20 \times 4$.</w:t>
      </w:r>
    </w:p>
    <w:p w14:paraId="5CC2FAB3" w14:textId="08288665" w:rsidR="00E40F48" w:rsidRPr="00507ED1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507ED1">
        <w:rPr>
          <w:rFonts w:hint="eastAsia"/>
        </w:rPr>
        <w:t>{itemize}</w:t>
      </w:r>
    </w:p>
    <w:p w14:paraId="3F1883BD" w14:textId="77777777" w:rsidR="00E40F48" w:rsidRPr="00507ED1" w:rsidRDefault="00E40F48" w:rsidP="00E40F48"/>
    <w:p w14:paraId="2A82B3EA" w14:textId="7B810B85" w:rsidR="00E40F48" w:rsidRPr="00507ED1" w:rsidRDefault="00E40F48" w:rsidP="00E40F48">
      <w:pPr>
        <w:pStyle w:val="code"/>
      </w:pPr>
      <w:r w:rsidRPr="00E40F48">
        <w:rPr>
          <w:rFonts w:hint="eastAsia"/>
          <w:color w:val="7030A0"/>
        </w:rPr>
        <w:t>\begin</w:t>
      </w:r>
      <w:r w:rsidRPr="00507ED1">
        <w:rPr>
          <w:rFonts w:hint="eastAsia"/>
        </w:rPr>
        <w:t>{table}[h]</w:t>
      </w:r>
    </w:p>
    <w:p w14:paraId="733CF212" w14:textId="77777777" w:rsidR="00E40F48" w:rsidRPr="00507ED1" w:rsidRDefault="00E40F48" w:rsidP="00AF493A">
      <w:pPr>
        <w:pStyle w:val="code"/>
      </w:pPr>
      <w:r w:rsidRPr="00507ED1">
        <w:rPr>
          <w:rFonts w:hint="eastAsia"/>
        </w:rPr>
        <w:t>\centering</w:t>
      </w:r>
    </w:p>
    <w:p w14:paraId="25604FD3" w14:textId="0B4E2098" w:rsidR="00E40F48" w:rsidRPr="00507ED1" w:rsidRDefault="00BC3EFE" w:rsidP="00E40F48">
      <w:r w:rsidRPr="00BC3EFE">
        <w:rPr>
          <w:rFonts w:hint="eastAsia"/>
          <w:color w:val="0070C0"/>
        </w:rPr>
        <w:t>\caption</w:t>
      </w:r>
      <w:r w:rsidR="00E40F48" w:rsidRPr="00507ED1">
        <w:rPr>
          <w:rFonts w:hint="eastAsia"/>
        </w:rPr>
        <w:t>{Experimental datasets.</w:t>
      </w:r>
      <w:r w:rsidR="00AF493A">
        <w:rPr>
          <w:rFonts w:hint="eastAsia"/>
        </w:rPr>
        <w:t xml:space="preserve"> </w:t>
      </w:r>
      <w:r w:rsidR="00E40F48" w:rsidRPr="00507ED1">
        <w:rPr>
          <w:rFonts w:hint="eastAsia"/>
        </w:rPr>
        <w:t>$N$: number of transactions (non-empty cells),</w:t>
      </w:r>
      <w:r w:rsidR="00AF493A">
        <w:rPr>
          <w:rFonts w:hint="eastAsia"/>
        </w:rPr>
        <w:t xml:space="preserve"> </w:t>
      </w:r>
      <w:r w:rsidR="00E40F48" w:rsidRPr="00507ED1">
        <w:rPr>
          <w:rFonts w:hint="eastAsia"/>
        </w:rPr>
        <w:t>\#Items: number of item types,</w:t>
      </w:r>
      <w:r w:rsidR="00AF493A">
        <w:rPr>
          <w:rFonts w:hint="eastAsia"/>
        </w:rPr>
        <w:t xml:space="preserve"> </w:t>
      </w:r>
      <w:r w:rsidR="00E40F48" w:rsidRPr="00507ED1">
        <w:rPr>
          <w:rFonts w:hint="eastAsia"/>
        </w:rPr>
        <w:t>avg$\ell$: average items per transaction,</w:t>
      </w:r>
      <w:r w:rsidR="00AF493A">
        <w:rPr>
          <w:rFonts w:hint="eastAsia"/>
        </w:rPr>
        <w:t xml:space="preserve"> </w:t>
      </w:r>
      <w:r w:rsidR="00E40F48" w:rsidRPr="00507ED1">
        <w:rPr>
          <w:rFonts w:hint="eastAsia"/>
        </w:rPr>
        <w:t>$d$: dimensionality.}</w:t>
      </w:r>
    </w:p>
    <w:p w14:paraId="7AE30E44" w14:textId="77777777" w:rsidR="00E40F48" w:rsidRPr="00507ED1" w:rsidRDefault="00E40F48" w:rsidP="00AF493A">
      <w:pPr>
        <w:pStyle w:val="code"/>
      </w:pPr>
      <w:r w:rsidRPr="00507ED1">
        <w:rPr>
          <w:rFonts w:hint="eastAsia"/>
        </w:rPr>
        <w:t>\label{tab:datasets}</w:t>
      </w:r>
    </w:p>
    <w:p w14:paraId="73A744E1" w14:textId="77777777" w:rsidR="00E40F48" w:rsidRPr="00507ED1" w:rsidRDefault="00E40F48" w:rsidP="00AF493A">
      <w:pPr>
        <w:pStyle w:val="code"/>
      </w:pPr>
      <w:r w:rsidRPr="00507ED1">
        <w:rPr>
          <w:rFonts w:hint="eastAsia"/>
        </w:rPr>
        <w:t>\small</w:t>
      </w:r>
    </w:p>
    <w:p w14:paraId="730A6771" w14:textId="4A212CFB" w:rsidR="00E40F48" w:rsidRPr="00507ED1" w:rsidRDefault="00E40F48" w:rsidP="00AF493A">
      <w:pPr>
        <w:pStyle w:val="code"/>
      </w:pPr>
      <w:r w:rsidRPr="00E40F48">
        <w:rPr>
          <w:rFonts w:hint="eastAsia"/>
          <w:color w:val="7030A0"/>
        </w:rPr>
        <w:t>\begin</w:t>
      </w:r>
      <w:r w:rsidRPr="00507ED1">
        <w:rPr>
          <w:rFonts w:hint="eastAsia"/>
        </w:rPr>
        <w:t>{tabular}{lrrrr}</w:t>
      </w:r>
    </w:p>
    <w:p w14:paraId="712F560E" w14:textId="77777777" w:rsidR="00E40F48" w:rsidRPr="00507ED1" w:rsidRDefault="00E40F48" w:rsidP="00AF493A">
      <w:pPr>
        <w:pStyle w:val="code"/>
      </w:pPr>
      <w:r w:rsidRPr="00507ED1">
        <w:rPr>
          <w:rFonts w:hint="eastAsia"/>
        </w:rPr>
        <w:t>\toprule</w:t>
      </w:r>
    </w:p>
    <w:p w14:paraId="4005489A" w14:textId="2AD48330" w:rsidR="00E40F48" w:rsidRPr="00507ED1" w:rsidRDefault="00E40F48" w:rsidP="00E40F48">
      <w:r w:rsidRPr="00507ED1">
        <w:rPr>
          <w:rFonts w:hint="eastAsia"/>
        </w:rPr>
        <w:t xml:space="preserve">Dataset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$N$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\#Items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avg$\ell$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$d$ </w:t>
      </w:r>
      <w:r w:rsidR="00B317EE" w:rsidRPr="00B317EE">
        <w:rPr>
          <w:rFonts w:hint="eastAsia"/>
          <w:color w:val="C0C0C0"/>
        </w:rPr>
        <w:t>\\</w:t>
      </w:r>
    </w:p>
    <w:p w14:paraId="25BF1CFB" w14:textId="77777777" w:rsidR="00E40F48" w:rsidRPr="00507ED1" w:rsidRDefault="00E40F48" w:rsidP="00AF493A">
      <w:pPr>
        <w:pStyle w:val="code"/>
      </w:pPr>
      <w:r w:rsidRPr="00507ED1">
        <w:rPr>
          <w:rFonts w:hint="eastAsia"/>
        </w:rPr>
        <w:t>\midrule</w:t>
      </w:r>
    </w:p>
    <w:p w14:paraId="2FC78547" w14:textId="2DC70D23" w:rsidR="00E40F48" w:rsidRPr="00507ED1" w:rsidRDefault="00E40F48" w:rsidP="00E40F48">
      <w:r w:rsidRPr="00507ED1">
        <w:rPr>
          <w:rFonts w:hint="eastAsia"/>
        </w:rPr>
        <w:t xml:space="preserve">Chicago Crime~\cite{chicagocrime} 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 47,217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 33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 7.59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3 </w:t>
      </w:r>
      <w:r w:rsidR="00B317EE" w:rsidRPr="00B317EE">
        <w:rPr>
          <w:rFonts w:hint="eastAsia"/>
          <w:color w:val="C0C0C0"/>
        </w:rPr>
        <w:t>\\</w:t>
      </w:r>
    </w:p>
    <w:p w14:paraId="1450C232" w14:textId="397782A3" w:rsidR="00E40F48" w:rsidRPr="00507ED1" w:rsidRDefault="00E40F48" w:rsidP="00E40F48">
      <w:r w:rsidRPr="00507ED1">
        <w:rPr>
          <w:rFonts w:hint="eastAsia"/>
        </w:rPr>
        <w:t xml:space="preserve">NYPD Crime~\cite{nypdcrime}       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189,481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 69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 5.67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3 </w:t>
      </w:r>
      <w:r w:rsidR="00B317EE" w:rsidRPr="00B317EE">
        <w:rPr>
          <w:rFonts w:hint="eastAsia"/>
          <w:color w:val="C0C0C0"/>
        </w:rPr>
        <w:t>\\</w:t>
      </w:r>
    </w:p>
    <w:p w14:paraId="7936C3FD" w14:textId="57D6090D" w:rsidR="00E40F48" w:rsidRPr="00507ED1" w:rsidRDefault="00E40F48" w:rsidP="00E40F48">
      <w:r w:rsidRPr="00507ED1">
        <w:rPr>
          <w:rFonts w:hint="eastAsia"/>
        </w:rPr>
        <w:t xml:space="preserve">NYC 311~\cite{nyc311}             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135,490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232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18.14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3 </w:t>
      </w:r>
      <w:r w:rsidR="00B317EE" w:rsidRPr="00B317EE">
        <w:rPr>
          <w:rFonts w:hint="eastAsia"/>
          <w:color w:val="C0C0C0"/>
        </w:rPr>
        <w:t>\\</w:t>
      </w:r>
    </w:p>
    <w:p w14:paraId="4509BA38" w14:textId="54D88ED8" w:rsidR="00E40F48" w:rsidRPr="00507ED1" w:rsidRDefault="00E40F48" w:rsidP="00E40F48">
      <w:r w:rsidRPr="00507ED1">
        <w:rPr>
          <w:rFonts w:hint="eastAsia"/>
        </w:rPr>
        <w:t xml:space="preserve">USGS Earthquake~\cite{usgseq}     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 13,151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  5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 1.17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4 </w:t>
      </w:r>
      <w:r w:rsidR="00B317EE" w:rsidRPr="00B317EE">
        <w:rPr>
          <w:rFonts w:hint="eastAsia"/>
          <w:color w:val="C0C0C0"/>
        </w:rPr>
        <w:t>\\</w:t>
      </w:r>
    </w:p>
    <w:p w14:paraId="2139D32F" w14:textId="77777777" w:rsidR="00E40F48" w:rsidRPr="00507ED1" w:rsidRDefault="00E40F48" w:rsidP="00AF493A">
      <w:pPr>
        <w:pStyle w:val="code"/>
      </w:pPr>
      <w:r w:rsidRPr="00507ED1">
        <w:rPr>
          <w:rFonts w:hint="eastAsia"/>
        </w:rPr>
        <w:t>\bottomrule</w:t>
      </w:r>
    </w:p>
    <w:p w14:paraId="42676793" w14:textId="63E9A953" w:rsidR="00E40F48" w:rsidRPr="00507ED1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507ED1">
        <w:rPr>
          <w:rFonts w:hint="eastAsia"/>
        </w:rPr>
        <w:t>{tabular}</w:t>
      </w:r>
    </w:p>
    <w:p w14:paraId="13FD4068" w14:textId="41AC3E57" w:rsidR="00E40F48" w:rsidRPr="00507ED1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507ED1">
        <w:rPr>
          <w:rFonts w:hint="eastAsia"/>
        </w:rPr>
        <w:t>{table}</w:t>
      </w:r>
    </w:p>
    <w:p w14:paraId="759C8CA0" w14:textId="77777777" w:rsidR="00E40F48" w:rsidRPr="00507ED1" w:rsidRDefault="00E40F48" w:rsidP="00E40F48"/>
    <w:p w14:paraId="7B4A7656" w14:textId="6239830B" w:rsidR="00E40F48" w:rsidRPr="00507ED1" w:rsidRDefault="00E40F48" w:rsidP="00E40F48">
      <w:r w:rsidRPr="00507ED1">
        <w:rPr>
          <w:rFonts w:hint="eastAsia"/>
        </w:rPr>
        <w:t>\paragraph{</w:t>
      </w:r>
      <w:r w:rsidRPr="00AF493A">
        <w:rPr>
          <w:rFonts w:hint="eastAsia"/>
          <w:b/>
          <w:bCs/>
        </w:rPr>
        <w:t>Experimental parameters.</w:t>
      </w:r>
      <w:r w:rsidRPr="00507ED1">
        <w:rPr>
          <w:rFonts w:hint="eastAsia"/>
        </w:rPr>
        <w:t>}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Maximum pattern length $|P| \leq 3$ was used for all datasets.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The three 3-dimensional datasets (Chicago/NYPD/NYC~311) share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temporal window $W_0 = 4$ weeks and spatial windows $W_k = 3$ bins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($k = 1, 2$), with only threshold $\theta$ adjusted per dataset.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USGS Earthquake used $W_0 = 13$ weeks, $W_k = 2$ bins ($k = 1,2,3$),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and $\theta = 2$.</w:t>
      </w:r>
    </w:p>
    <w:p w14:paraId="72AACBDB" w14:textId="77777777" w:rsidR="00E40F48" w:rsidRPr="00507ED1" w:rsidRDefault="00E40F48" w:rsidP="00E40F48"/>
    <w:p w14:paraId="6EB6E148" w14:textId="72650AA7" w:rsidR="00E40F48" w:rsidRPr="00507ED1" w:rsidRDefault="00E40F48" w:rsidP="00E40F48">
      <w:r w:rsidRPr="00507ED1">
        <w:rPr>
          <w:rFonts w:hint="eastAsia"/>
        </w:rPr>
        <w:t>\paragraph{</w:t>
      </w:r>
      <w:r w:rsidRPr="00AF493A">
        <w:rPr>
          <w:rFonts w:hint="eastAsia"/>
          <w:b/>
          <w:bCs/>
        </w:rPr>
        <w:t>Analysis results</w:t>
      </w:r>
      <w:r w:rsidRPr="00507ED1">
        <w:rPr>
          <w:rFonts w:hint="eastAsia"/>
        </w:rPr>
        <w:t>.}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Table~\ref{tab:realdata_npatterns} shows the number of detected patterns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and execution time for each dataset.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 xml:space="preserve">Pattern counts increase with item </w:t>
      </w:r>
      <w:r w:rsidRPr="00507ED1">
        <w:rPr>
          <w:rFonts w:hint="eastAsia"/>
        </w:rPr>
        <w:lastRenderedPageBreak/>
        <w:t>vocabulary size,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and execution times range from 0.5 to 108.7 seconds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in proportion to data scale and vocabulary.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Detailed findings for each dataset are given below.</w:t>
      </w:r>
    </w:p>
    <w:p w14:paraId="78ED7D04" w14:textId="77777777" w:rsidR="00E40F48" w:rsidRPr="00507ED1" w:rsidRDefault="00E40F48" w:rsidP="00AF493A">
      <w:pPr>
        <w:pStyle w:val="code"/>
      </w:pPr>
    </w:p>
    <w:p w14:paraId="49E1F804" w14:textId="7DEDF1DC" w:rsidR="00E40F48" w:rsidRPr="00507ED1" w:rsidRDefault="00E40F48" w:rsidP="00AF493A">
      <w:pPr>
        <w:pStyle w:val="code"/>
      </w:pPr>
      <w:r w:rsidRPr="00E40F48">
        <w:rPr>
          <w:rFonts w:hint="eastAsia"/>
          <w:color w:val="7030A0"/>
        </w:rPr>
        <w:t>\begin</w:t>
      </w:r>
      <w:r w:rsidRPr="00507ED1">
        <w:rPr>
          <w:rFonts w:hint="eastAsia"/>
        </w:rPr>
        <w:t>{table}[h]</w:t>
      </w:r>
    </w:p>
    <w:p w14:paraId="7CF48B24" w14:textId="77777777" w:rsidR="00E40F48" w:rsidRPr="00507ED1" w:rsidRDefault="00E40F48" w:rsidP="00AF493A">
      <w:pPr>
        <w:pStyle w:val="code"/>
      </w:pPr>
      <w:r w:rsidRPr="00507ED1">
        <w:rPr>
          <w:rFonts w:hint="eastAsia"/>
        </w:rPr>
        <w:t>\centering</w:t>
      </w:r>
    </w:p>
    <w:p w14:paraId="11A38532" w14:textId="7812128B" w:rsidR="00E40F48" w:rsidRPr="00507ED1" w:rsidRDefault="00BC3EFE" w:rsidP="00E40F48">
      <w:r w:rsidRPr="00BC3EFE">
        <w:rPr>
          <w:rFonts w:hint="eastAsia"/>
          <w:color w:val="0070C0"/>
        </w:rPr>
        <w:t>\caption</w:t>
      </w:r>
      <w:r w:rsidR="00E40F48" w:rsidRPr="00507ED1">
        <w:rPr>
          <w:rFonts w:hint="eastAsia"/>
        </w:rPr>
        <w:t>{Detection results of the proposed method on real datasets.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$\theta$: density threshold,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Total: number of patterns (all sizes),</w:t>
      </w:r>
      <w:r w:rsidR="00D90975">
        <w:rPr>
          <w:rFonts w:hint="eastAsia"/>
        </w:rPr>
        <w:t xml:space="preserve"> </w:t>
      </w:r>
      <w:r w:rsidR="00E40F48" w:rsidRPr="00507ED1">
        <w:rPr>
          <w:rFonts w:hint="eastAsia"/>
        </w:rPr>
        <w:t>time: execution time (seconds).}</w:t>
      </w:r>
    </w:p>
    <w:p w14:paraId="493977A0" w14:textId="77777777" w:rsidR="00E40F48" w:rsidRPr="00507ED1" w:rsidRDefault="00E40F48" w:rsidP="00AF493A">
      <w:pPr>
        <w:pStyle w:val="code"/>
      </w:pPr>
      <w:r w:rsidRPr="00507ED1">
        <w:rPr>
          <w:rFonts w:hint="eastAsia"/>
        </w:rPr>
        <w:t>\label{tab:realdata_npatterns}</w:t>
      </w:r>
    </w:p>
    <w:p w14:paraId="3CAF1243" w14:textId="77777777" w:rsidR="00E40F48" w:rsidRPr="00507ED1" w:rsidRDefault="00E40F48" w:rsidP="00AF493A">
      <w:pPr>
        <w:pStyle w:val="code"/>
      </w:pPr>
      <w:r w:rsidRPr="00507ED1">
        <w:rPr>
          <w:rFonts w:hint="eastAsia"/>
        </w:rPr>
        <w:t>\small</w:t>
      </w:r>
    </w:p>
    <w:p w14:paraId="235C65B7" w14:textId="2611FCDC" w:rsidR="00E40F48" w:rsidRPr="00507ED1" w:rsidRDefault="00E40F48" w:rsidP="00AF493A">
      <w:pPr>
        <w:pStyle w:val="code"/>
      </w:pPr>
      <w:r w:rsidRPr="00E40F48">
        <w:rPr>
          <w:rFonts w:hint="eastAsia"/>
          <w:color w:val="7030A0"/>
        </w:rPr>
        <w:t>\begin</w:t>
      </w:r>
      <w:r w:rsidRPr="00507ED1">
        <w:rPr>
          <w:rFonts w:hint="eastAsia"/>
        </w:rPr>
        <w:t>{tabular}{lrrrr}</w:t>
      </w:r>
    </w:p>
    <w:p w14:paraId="2AB6DB00" w14:textId="77777777" w:rsidR="00E40F48" w:rsidRPr="00507ED1" w:rsidRDefault="00E40F48" w:rsidP="00AF493A">
      <w:pPr>
        <w:pStyle w:val="code"/>
      </w:pPr>
      <w:r w:rsidRPr="00507ED1">
        <w:rPr>
          <w:rFonts w:hint="eastAsia"/>
        </w:rPr>
        <w:t>\toprule</w:t>
      </w:r>
    </w:p>
    <w:p w14:paraId="43FC4759" w14:textId="24DE19E7" w:rsidR="00E40F48" w:rsidRPr="00507ED1" w:rsidRDefault="00E40F48" w:rsidP="00E40F48">
      <w:r w:rsidRPr="00507ED1">
        <w:rPr>
          <w:rFonts w:hint="eastAsia"/>
        </w:rPr>
        <w:t xml:space="preserve">Dataset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$W$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$\theta$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Total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time (s) </w:t>
      </w:r>
      <w:r w:rsidR="00B317EE" w:rsidRPr="00B317EE">
        <w:rPr>
          <w:rFonts w:hint="eastAsia"/>
          <w:color w:val="C0C0C0"/>
        </w:rPr>
        <w:t>\\</w:t>
      </w:r>
    </w:p>
    <w:p w14:paraId="4049EB96" w14:textId="77777777" w:rsidR="00E40F48" w:rsidRPr="00507ED1" w:rsidRDefault="00E40F48" w:rsidP="00AF493A">
      <w:pPr>
        <w:pStyle w:val="code"/>
      </w:pPr>
      <w:r w:rsidRPr="00507ED1">
        <w:rPr>
          <w:rFonts w:hint="eastAsia"/>
        </w:rPr>
        <w:t>\midrule</w:t>
      </w:r>
    </w:p>
    <w:p w14:paraId="6EDFB38E" w14:textId="17285453" w:rsidR="00E40F48" w:rsidRPr="00507ED1" w:rsidRDefault="00E40F48" w:rsidP="00E40F48">
      <w:r w:rsidRPr="00507ED1">
        <w:rPr>
          <w:rFonts w:hint="eastAsia"/>
        </w:rPr>
        <w:t xml:space="preserve">Chicago Crime 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$(4,3,3)$   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  3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2,835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  9.7 </w:t>
      </w:r>
      <w:r w:rsidR="00B317EE" w:rsidRPr="00B317EE">
        <w:rPr>
          <w:rFonts w:hint="eastAsia"/>
          <w:color w:val="C0C0C0"/>
        </w:rPr>
        <w:t>\\</w:t>
      </w:r>
    </w:p>
    <w:p w14:paraId="16F8352A" w14:textId="53766B80" w:rsidR="00E40F48" w:rsidRPr="00507ED1" w:rsidRDefault="00E40F48" w:rsidP="00E40F48">
      <w:r w:rsidRPr="00507ED1">
        <w:rPr>
          <w:rFonts w:hint="eastAsia"/>
        </w:rPr>
        <w:t xml:space="preserve">NYPD Crime    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$(4,3,3)$   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  5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4,478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 38.2 </w:t>
      </w:r>
      <w:r w:rsidR="00B317EE" w:rsidRPr="00B317EE">
        <w:rPr>
          <w:rFonts w:hint="eastAsia"/>
          <w:color w:val="C0C0C0"/>
        </w:rPr>
        <w:t>\\</w:t>
      </w:r>
    </w:p>
    <w:p w14:paraId="4B1C595C" w14:textId="7F64A311" w:rsidR="00E40F48" w:rsidRPr="00507ED1" w:rsidRDefault="00E40F48" w:rsidP="00E40F48">
      <w:r w:rsidRPr="00507ED1">
        <w:rPr>
          <w:rFonts w:hint="eastAsia"/>
        </w:rPr>
        <w:t xml:space="preserve">NYC 311       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$(4,3,3)$   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 35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5,130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108.7 </w:t>
      </w:r>
      <w:r w:rsidR="00B317EE" w:rsidRPr="00B317EE">
        <w:rPr>
          <w:rFonts w:hint="eastAsia"/>
          <w:color w:val="C0C0C0"/>
        </w:rPr>
        <w:t>\\</w:t>
      </w:r>
    </w:p>
    <w:p w14:paraId="199CF4BE" w14:textId="2EE411F1" w:rsidR="00E40F48" w:rsidRPr="00507ED1" w:rsidRDefault="00E40F48" w:rsidP="00E40F48">
      <w:r w:rsidRPr="00507ED1">
        <w:rPr>
          <w:rFonts w:hint="eastAsia"/>
        </w:rPr>
        <w:t xml:space="preserve">USGS Earthq.  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$(13,2,2,2)$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  2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   18 </w:t>
      </w:r>
      <w:r w:rsidR="00B317EE" w:rsidRPr="00B317EE">
        <w:rPr>
          <w:rFonts w:hint="eastAsia"/>
          <w:color w:val="C0C0C0"/>
        </w:rPr>
        <w:t>&amp;</w:t>
      </w:r>
      <w:r w:rsidRPr="00507ED1">
        <w:rPr>
          <w:rFonts w:hint="eastAsia"/>
        </w:rPr>
        <w:t xml:space="preserve">   0.5 </w:t>
      </w:r>
      <w:r w:rsidR="00B317EE" w:rsidRPr="00B317EE">
        <w:rPr>
          <w:rFonts w:hint="eastAsia"/>
          <w:color w:val="C0C0C0"/>
        </w:rPr>
        <w:t>\\</w:t>
      </w:r>
    </w:p>
    <w:p w14:paraId="3565DA17" w14:textId="77777777" w:rsidR="00E40F48" w:rsidRPr="00507ED1" w:rsidRDefault="00E40F48" w:rsidP="00AF493A">
      <w:pPr>
        <w:pStyle w:val="code"/>
      </w:pPr>
      <w:r w:rsidRPr="00507ED1">
        <w:rPr>
          <w:rFonts w:hint="eastAsia"/>
        </w:rPr>
        <w:t>\bottomrule</w:t>
      </w:r>
    </w:p>
    <w:p w14:paraId="1F6C7F9F" w14:textId="459C1EB5" w:rsidR="00E40F48" w:rsidRPr="00507ED1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507ED1">
        <w:rPr>
          <w:rFonts w:hint="eastAsia"/>
        </w:rPr>
        <w:t>{tabular}</w:t>
      </w:r>
    </w:p>
    <w:p w14:paraId="2068B362" w14:textId="35F93DA1" w:rsidR="00E40F48" w:rsidRPr="00507ED1" w:rsidRDefault="00E40F48" w:rsidP="00E40F48">
      <w:pPr>
        <w:pStyle w:val="code"/>
      </w:pPr>
      <w:r w:rsidRPr="00E40F48">
        <w:rPr>
          <w:rFonts w:hint="eastAsia"/>
          <w:color w:val="7030A0"/>
        </w:rPr>
        <w:t>\end</w:t>
      </w:r>
      <w:r w:rsidRPr="00507ED1">
        <w:rPr>
          <w:rFonts w:hint="eastAsia"/>
        </w:rPr>
        <w:t>{table}</w:t>
      </w:r>
    </w:p>
    <w:p w14:paraId="6BB6680D" w14:textId="77777777" w:rsidR="00E40F48" w:rsidRPr="00507ED1" w:rsidRDefault="00E40F48" w:rsidP="00E40F48"/>
    <w:p w14:paraId="14A96119" w14:textId="456DD0D7" w:rsidR="00E40F48" w:rsidRPr="00507ED1" w:rsidRDefault="00E40F48" w:rsidP="00E40F48">
      <w:r w:rsidRPr="00507ED1">
        <w:rPr>
          <w:rFonts w:hint="eastAsia"/>
        </w:rPr>
        <w:t>\emph{Chicago Crime.}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Analysis of five years (261 weeks) of Chicago-wide crime data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on a 3-dimensional grid yields 2,835 patterns across 33 crime categories.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Pairs such as ASSAULT + BATTERY appear as dense windows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in multiple districts on the south and west sides,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describing chronic crime concentration over $4\,\mathrm{wks} \times 3\,\mathrm{bins} \times 3\,\mathrm{bins}$ windows.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THEFT + CRIMINAL DAMAGE co-concentrates in commercial and urban areas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as weekly dense windows.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Three-item patterns such as THEFT + CRIMINAL DAMAGE + BATTERY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precisely pinpoint locations and periods where multiple crime types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co-concentrate within the same spatio-temporal window,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revealing compound hotspots that simple per-category frequency analysis would miss.</w:t>
      </w:r>
    </w:p>
    <w:p w14:paraId="40FEABF6" w14:textId="77777777" w:rsidR="00E40F48" w:rsidRPr="00507ED1" w:rsidRDefault="00E40F48" w:rsidP="00E40F48"/>
    <w:p w14:paraId="62055958" w14:textId="45F31D76" w:rsidR="00E40F48" w:rsidRPr="00507ED1" w:rsidRDefault="00E40F48" w:rsidP="00E40F48">
      <w:r w:rsidRPr="00507ED1">
        <w:rPr>
          <w:rFonts w:hint="eastAsia"/>
        </w:rPr>
        <w:t>\emph{NYPD Crime.}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Five years of New York City-wide data yield 4,478 patterns across 69 crime categories.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The richer vocabulary (vs.\ Chicago's 33) produces more patterns,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capturing compound co-occurrences of felonies (e.g., Felony Assault, Robbery)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and misdemeanors (e.g., Petit Larceny, Criminal Mischief)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at the borough and weekly granularity.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Many individual crime types are individually low-frequency,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yet locally concentrate as combinations within specific neighborhoods and periods;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the proposed method explicitly describes this compound crime structure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 xml:space="preserve">that simple frequency rankings cannot </w:t>
      </w:r>
      <w:del w:id="180" w:author="William Brooks" w:date="2026-05-01T12:00:00Z" w16du:dateUtc="2026-05-01T03:00:00Z">
        <w:r w:rsidRPr="00507ED1" w:rsidDel="00D3502A">
          <w:rPr>
            <w:rFonts w:hint="eastAsia"/>
          </w:rPr>
          <w:delText>surface</w:delText>
        </w:r>
      </w:del>
      <w:ins w:id="181" w:author="William Brooks" w:date="2026-05-01T12:00:00Z" w16du:dateUtc="2026-05-01T03:00:00Z">
        <w:r w:rsidR="00D3502A">
          <w:t>uncover</w:t>
        </w:r>
      </w:ins>
      <w:r w:rsidRPr="00507ED1">
        <w:rPr>
          <w:rFonts w:hint="eastAsia"/>
        </w:rPr>
        <w:t>.</w:t>
      </w:r>
    </w:p>
    <w:p w14:paraId="0241609C" w14:textId="77777777" w:rsidR="00E40F48" w:rsidRPr="00507ED1" w:rsidRDefault="00E40F48" w:rsidP="00E40F48"/>
    <w:p w14:paraId="3238804B" w14:textId="7757F1CC" w:rsidR="00E40F48" w:rsidRPr="00507ED1" w:rsidRDefault="00E40F48" w:rsidP="00E40F48">
      <w:r w:rsidRPr="00507ED1">
        <w:rPr>
          <w:rFonts w:hint="eastAsia"/>
        </w:rPr>
        <w:t>\emph{NYC 311.}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With 232 complaint categories---the largest vocabulary---5,130 patterns (the most)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are detected.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Combinations of Noise -- Residential and Noise -- Street/Sidewalk with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Illegal Parking repeatedly form dense windows in residential neighborhoods,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reflecting compound quality-of-life degradation.</w:t>
      </w:r>
      <w:r w:rsidR="00AF493A">
        <w:rPr>
          <w:rFonts w:hint="eastAsia"/>
        </w:rPr>
        <w:t xml:space="preserve"> </w:t>
      </w:r>
      <w:ins w:id="182" w:author="William Brooks" w:date="2026-05-01T12:02:00Z" w16du:dateUtc="2026-05-01T03:02:00Z">
        <w:r w:rsidR="005A2711">
          <w:t xml:space="preserve">In </w:t>
        </w:r>
      </w:ins>
      <w:del w:id="183" w:author="William Brooks" w:date="2026-05-01T12:02:00Z" w16du:dateUtc="2026-05-01T03:02:00Z">
        <w:r w:rsidRPr="00507ED1" w:rsidDel="005A2711">
          <w:rPr>
            <w:rFonts w:hint="eastAsia"/>
          </w:rPr>
          <w:delText>S</w:delText>
        </w:r>
      </w:del>
      <w:ins w:id="184" w:author="William Brooks" w:date="2026-05-01T12:02:00Z" w16du:dateUtc="2026-05-01T03:02:00Z">
        <w:r w:rsidR="005A2711">
          <w:t>s</w:t>
        </w:r>
      </w:ins>
      <w:r w:rsidRPr="00507ED1">
        <w:rPr>
          <w:rFonts w:hint="eastAsia"/>
        </w:rPr>
        <w:t>ummer months</w:t>
      </w:r>
      <w:ins w:id="185" w:author="William Brooks" w:date="2026-05-01T12:02:00Z" w16du:dateUtc="2026-05-01T03:02:00Z">
        <w:r w:rsidR="005A2711">
          <w:t>,</w:t>
        </w:r>
      </w:ins>
      <w:r w:rsidRPr="00507ED1">
        <w:rPr>
          <w:rFonts w:hint="eastAsia"/>
        </w:rPr>
        <w:t xml:space="preserve"> </w:t>
      </w:r>
      <w:del w:id="186" w:author="William Brooks" w:date="2026-05-01T12:02:00Z" w16du:dateUtc="2026-05-01T03:02:00Z">
        <w:r w:rsidRPr="00507ED1" w:rsidDel="005A2711">
          <w:rPr>
            <w:rFonts w:hint="eastAsia"/>
          </w:rPr>
          <w:delText xml:space="preserve">exhibit an increased tendency for </w:delText>
        </w:r>
      </w:del>
      <w:r w:rsidRPr="00507ED1">
        <w:rPr>
          <w:rFonts w:hint="eastAsia"/>
        </w:rPr>
        <w:t>three-complaint patterns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 xml:space="preserve">(construction noise + sanitation + illegal parking) </w:t>
      </w:r>
      <w:ins w:id="187" w:author="William Brooks" w:date="2026-05-01T12:02:00Z" w16du:dateUtc="2026-05-01T03:02:00Z">
        <w:r w:rsidR="007D1B31">
          <w:t xml:space="preserve">increasingly tend </w:t>
        </w:r>
      </w:ins>
      <w:r w:rsidRPr="00507ED1">
        <w:rPr>
          <w:rFonts w:hint="eastAsia"/>
        </w:rPr>
        <w:t>to concentrate in specific boroughs,</w:t>
      </w:r>
      <w:r w:rsidR="00AF493A">
        <w:rPr>
          <w:rFonts w:hint="eastAsia"/>
        </w:rPr>
        <w:t xml:space="preserve"> </w:t>
      </w:r>
      <w:del w:id="188" w:author="William Brooks" w:date="2026-05-01T12:02:00Z" w16du:dateUtc="2026-05-01T03:02:00Z">
        <w:r w:rsidRPr="00507ED1" w:rsidDel="007D1B31">
          <w:rPr>
            <w:rFonts w:hint="eastAsia"/>
          </w:rPr>
          <w:delText xml:space="preserve">capturing </w:delText>
        </w:r>
      </w:del>
      <w:ins w:id="189" w:author="William Brooks" w:date="2026-05-01T12:02:00Z" w16du:dateUtc="2026-05-01T03:02:00Z">
        <w:r w:rsidR="007D1B31">
          <w:t xml:space="preserve">revealing </w:t>
        </w:r>
      </w:ins>
      <w:r w:rsidRPr="00507ED1">
        <w:rPr>
          <w:rFonts w:hint="eastAsia"/>
        </w:rPr>
        <w:t>seasonal compound problems.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The large vocabulary makes co-occurrence patterns difficult to find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by per-complaint frequency analysis alone; spatial--temporal localization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makes these results actionable for borough- and week-level policy planning.</w:t>
      </w:r>
    </w:p>
    <w:p w14:paraId="3C9E9A15" w14:textId="77777777" w:rsidR="00E40F48" w:rsidRPr="00507ED1" w:rsidRDefault="00E40F48" w:rsidP="00E40F48"/>
    <w:p w14:paraId="5326D0F7" w14:textId="1DA0D5BC" w:rsidR="00E40F48" w:rsidRPr="00507ED1" w:rsidRDefault="00E40F48" w:rsidP="00E40F48">
      <w:r w:rsidRPr="00507ED1">
        <w:rPr>
          <w:rFonts w:hint="eastAsia"/>
        </w:rPr>
        <w:t>\emph{USGS Earthquake.}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Twenty-one years (1,096 weeks) of earthquake catalog data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are analyzed on a 4-dimensional grid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(time $\times$ latitude $\times$ longitude $\times$ depth),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yielding 18 patterns across 5 magnitude bands.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Co-occurrence of M3.0--4.0 and M4.0--5.0 within a specific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latitude--longitude--depth--time window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indicates concentration of multiple magnitude bands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consistent with aftershock sequences or earthquake swarms following larger events.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Including the depth axis allows the method to distinguish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shallow crustal earthquakes ($\lesssim$30\,km) from intermediate-depth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intraslab events, suggesting correspondence with fault type and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subduction-zone structure.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With only 5 items, computational cost is minimal,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demonstrating that the proposed method operates in near-real time</w:t>
      </w:r>
      <w:r w:rsidR="00AF493A">
        <w:rPr>
          <w:rFonts w:hint="eastAsia"/>
        </w:rPr>
        <w:t xml:space="preserve"> </w:t>
      </w:r>
      <w:r w:rsidRPr="00507ED1">
        <w:rPr>
          <w:rFonts w:hint="eastAsia"/>
        </w:rPr>
        <w:t>even in a 4-dimensional high-dimensional setting.</w:t>
      </w:r>
    </w:p>
    <w:p w14:paraId="0990F370" w14:textId="77777777" w:rsidR="00E40F48" w:rsidRDefault="00E40F48" w:rsidP="00E40F48"/>
    <w:p w14:paraId="76931C42" w14:textId="5983A904" w:rsidR="00FD2C86" w:rsidRPr="00E40F48" w:rsidRDefault="00E40F48" w:rsidP="00E40F48">
      <w:pPr>
        <w:pStyle w:val="code"/>
      </w:pPr>
      <w:r w:rsidRPr="00E40F48">
        <w:rPr>
          <w:color w:val="7030A0"/>
        </w:rPr>
        <w:t>\end</w:t>
      </w:r>
      <w:r>
        <w:t>{document}</w:t>
      </w:r>
    </w:p>
    <w:sectPr w:rsidR="00FD2C86" w:rsidRPr="00E40F48" w:rsidSect="00FD2C86">
      <w:pgSz w:w="11906" w:h="16838" w:code="9"/>
      <w:pgMar w:top="1701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26584" w14:textId="77777777" w:rsidR="003E1147" w:rsidRDefault="003E1147" w:rsidP="00FD2C86">
      <w:pPr>
        <w:spacing w:before="0" w:line="240" w:lineRule="auto"/>
      </w:pPr>
      <w:r>
        <w:separator/>
      </w:r>
    </w:p>
  </w:endnote>
  <w:endnote w:type="continuationSeparator" w:id="0">
    <w:p w14:paraId="5C26203F" w14:textId="77777777" w:rsidR="003E1147" w:rsidRDefault="003E1147" w:rsidP="00FD2C8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33F07" w14:textId="77777777" w:rsidR="003E1147" w:rsidRDefault="003E1147" w:rsidP="00FD2C86">
      <w:pPr>
        <w:spacing w:before="0" w:line="240" w:lineRule="auto"/>
      </w:pPr>
      <w:r>
        <w:separator/>
      </w:r>
    </w:p>
  </w:footnote>
  <w:footnote w:type="continuationSeparator" w:id="0">
    <w:p w14:paraId="76DFB418" w14:textId="77777777" w:rsidR="003E1147" w:rsidRDefault="003E1147" w:rsidP="00FD2C86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B00655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1" w15:restartNumberingAfterBreak="0">
    <w:nsid w:val="1C302333"/>
    <w:multiLevelType w:val="multilevel"/>
    <w:tmpl w:val="1966D43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" w:hAnsi="Times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Times" w:hAnsi="Times" w:hint="default"/>
        <w:b/>
        <w:i w:val="0"/>
        <w:color w:val="auto"/>
        <w:sz w:val="24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ascii="Times" w:hAnsi="Times" w:hint="default"/>
        <w:b/>
        <w:i w:val="0"/>
        <w:color w:val="auto"/>
        <w:sz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  <w:rPr>
        <w:rFonts w:ascii="Times" w:hAnsi="Times" w:hint="default"/>
        <w:b w:val="0"/>
        <w:i w:val="0"/>
        <w:color w:val="auto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 w15:restartNumberingAfterBreak="0">
    <w:nsid w:val="66C67581"/>
    <w:multiLevelType w:val="multilevel"/>
    <w:tmpl w:val="65D87EA8"/>
    <w:lvl w:ilvl="0">
      <w:start w:val="2"/>
      <w:numFmt w:val="decimal"/>
      <w:lvlText w:val="Chapter %1"/>
      <w:lvlJc w:val="left"/>
      <w:pPr>
        <w:tabs>
          <w:tab w:val="num" w:pos="1440"/>
        </w:tabs>
        <w:ind w:left="454" w:hanging="454"/>
      </w:pPr>
      <w:rPr>
        <w:rFonts w:ascii="Times New Roman" w:eastAsia="ＭＳ 明朝" w:hAnsi="Times New Roman" w:hint="default"/>
        <w:b/>
        <w:i w:val="0"/>
        <w:sz w:val="28"/>
      </w:rPr>
    </w:lvl>
    <w:lvl w:ilvl="1">
      <w:start w:val="2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eastAsia="ＭＳ 明朝" w:hAnsi="Times New Roman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ascii="Times New Roman" w:eastAsia="ＭＳ 明朝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ascii="Times New Roman" w:eastAsia="ＭＳ 明朝" w:hAnsi="Times New Roman" w:hint="default"/>
        <w:b/>
        <w:i w:val="0"/>
        <w:sz w:val="24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795"/>
        </w:tabs>
        <w:ind w:left="795" w:hanging="795"/>
      </w:pPr>
      <w:rPr>
        <w:rFonts w:ascii="Times New Roman" w:eastAsia="ＭＳ 明朝" w:hAnsi="Times New Roman" w:hint="default"/>
        <w:b/>
        <w:i w:val="0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795" w:hanging="795"/>
      </w:pPr>
      <w:rPr>
        <w:rFonts w:ascii="Times New Roman" w:eastAsia="ＭＳ 明朝" w:hAnsi="Times New Roman" w:hint="default"/>
        <w:b/>
        <w:i w:val="0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795"/>
        </w:tabs>
        <w:ind w:left="795" w:hanging="795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795"/>
        </w:tabs>
        <w:ind w:left="795" w:hanging="795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795"/>
        </w:tabs>
        <w:ind w:left="795" w:hanging="795"/>
      </w:pPr>
      <w:rPr>
        <w:rFonts w:hint="default"/>
        <w:b w:val="0"/>
      </w:rPr>
    </w:lvl>
  </w:abstractNum>
  <w:num w:numId="1" w16cid:durableId="1447387059">
    <w:abstractNumId w:val="1"/>
  </w:num>
  <w:num w:numId="2" w16cid:durableId="669674503">
    <w:abstractNumId w:val="2"/>
  </w:num>
  <w:num w:numId="3" w16cid:durableId="503008869">
    <w:abstractNumId w:val="0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illiam Brooks">
    <w15:presenceInfo w15:providerId="None" w15:userId="William Brook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Formatting/>
  <w:defaultTabStop w:val="84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F48"/>
    <w:rsid w:val="00000E71"/>
    <w:rsid w:val="000046AB"/>
    <w:rsid w:val="00021F3C"/>
    <w:rsid w:val="0002483F"/>
    <w:rsid w:val="000249C4"/>
    <w:rsid w:val="000319D7"/>
    <w:rsid w:val="00054162"/>
    <w:rsid w:val="00075D13"/>
    <w:rsid w:val="0009695B"/>
    <w:rsid w:val="000A0F12"/>
    <w:rsid w:val="000D37EF"/>
    <w:rsid w:val="000E5E24"/>
    <w:rsid w:val="000F0A3F"/>
    <w:rsid w:val="00107F35"/>
    <w:rsid w:val="001135D0"/>
    <w:rsid w:val="001602A1"/>
    <w:rsid w:val="00175161"/>
    <w:rsid w:val="001C5A6E"/>
    <w:rsid w:val="001D6B49"/>
    <w:rsid w:val="001E1903"/>
    <w:rsid w:val="002106A1"/>
    <w:rsid w:val="002106BA"/>
    <w:rsid w:val="002141EC"/>
    <w:rsid w:val="0022313D"/>
    <w:rsid w:val="00240505"/>
    <w:rsid w:val="002479F2"/>
    <w:rsid w:val="00285FC3"/>
    <w:rsid w:val="00290DBA"/>
    <w:rsid w:val="002A065B"/>
    <w:rsid w:val="002B310F"/>
    <w:rsid w:val="002B7B6E"/>
    <w:rsid w:val="002D434A"/>
    <w:rsid w:val="002E0756"/>
    <w:rsid w:val="003005D6"/>
    <w:rsid w:val="00313486"/>
    <w:rsid w:val="00344EE1"/>
    <w:rsid w:val="003763E2"/>
    <w:rsid w:val="003938F7"/>
    <w:rsid w:val="00393999"/>
    <w:rsid w:val="003E1147"/>
    <w:rsid w:val="003F4053"/>
    <w:rsid w:val="00401906"/>
    <w:rsid w:val="00401B05"/>
    <w:rsid w:val="00417486"/>
    <w:rsid w:val="004516B7"/>
    <w:rsid w:val="00461C02"/>
    <w:rsid w:val="00463EEF"/>
    <w:rsid w:val="0046668E"/>
    <w:rsid w:val="00484090"/>
    <w:rsid w:val="0049292F"/>
    <w:rsid w:val="00494F76"/>
    <w:rsid w:val="004C1A29"/>
    <w:rsid w:val="004D3233"/>
    <w:rsid w:val="00516B10"/>
    <w:rsid w:val="0053108A"/>
    <w:rsid w:val="00540907"/>
    <w:rsid w:val="0055526F"/>
    <w:rsid w:val="005751E5"/>
    <w:rsid w:val="005A17BC"/>
    <w:rsid w:val="005A2711"/>
    <w:rsid w:val="005C3737"/>
    <w:rsid w:val="005C62F5"/>
    <w:rsid w:val="005E1E5A"/>
    <w:rsid w:val="005E3B6C"/>
    <w:rsid w:val="0063202F"/>
    <w:rsid w:val="00637C51"/>
    <w:rsid w:val="00662542"/>
    <w:rsid w:val="006669B5"/>
    <w:rsid w:val="00677CA2"/>
    <w:rsid w:val="006E0156"/>
    <w:rsid w:val="007005DE"/>
    <w:rsid w:val="007031E4"/>
    <w:rsid w:val="00706BA5"/>
    <w:rsid w:val="00714897"/>
    <w:rsid w:val="00720AA8"/>
    <w:rsid w:val="007337E9"/>
    <w:rsid w:val="007419BF"/>
    <w:rsid w:val="00752C26"/>
    <w:rsid w:val="00773816"/>
    <w:rsid w:val="00775191"/>
    <w:rsid w:val="007826C9"/>
    <w:rsid w:val="007A5F37"/>
    <w:rsid w:val="007C68B6"/>
    <w:rsid w:val="007D0EC8"/>
    <w:rsid w:val="007D1B31"/>
    <w:rsid w:val="007D2E97"/>
    <w:rsid w:val="007F0180"/>
    <w:rsid w:val="0080005A"/>
    <w:rsid w:val="00803D77"/>
    <w:rsid w:val="008323A3"/>
    <w:rsid w:val="00883623"/>
    <w:rsid w:val="008A0BC2"/>
    <w:rsid w:val="008B0F75"/>
    <w:rsid w:val="00900E71"/>
    <w:rsid w:val="009378B4"/>
    <w:rsid w:val="00943C77"/>
    <w:rsid w:val="00963FA3"/>
    <w:rsid w:val="009837CB"/>
    <w:rsid w:val="00994123"/>
    <w:rsid w:val="00994C6C"/>
    <w:rsid w:val="009B3FE5"/>
    <w:rsid w:val="009E13A1"/>
    <w:rsid w:val="00A92E78"/>
    <w:rsid w:val="00AA14F3"/>
    <w:rsid w:val="00AA492F"/>
    <w:rsid w:val="00AB4E1F"/>
    <w:rsid w:val="00AC130B"/>
    <w:rsid w:val="00AE7F48"/>
    <w:rsid w:val="00AF493A"/>
    <w:rsid w:val="00AF64E2"/>
    <w:rsid w:val="00B14F77"/>
    <w:rsid w:val="00B172C4"/>
    <w:rsid w:val="00B23E76"/>
    <w:rsid w:val="00B3145E"/>
    <w:rsid w:val="00B317EE"/>
    <w:rsid w:val="00B3424C"/>
    <w:rsid w:val="00B54F02"/>
    <w:rsid w:val="00B84C53"/>
    <w:rsid w:val="00BC31CF"/>
    <w:rsid w:val="00BC3EFE"/>
    <w:rsid w:val="00BC4DA6"/>
    <w:rsid w:val="00C00D83"/>
    <w:rsid w:val="00C066C9"/>
    <w:rsid w:val="00C25DDF"/>
    <w:rsid w:val="00C74D5D"/>
    <w:rsid w:val="00C77675"/>
    <w:rsid w:val="00C904DE"/>
    <w:rsid w:val="00C91FFF"/>
    <w:rsid w:val="00CF7749"/>
    <w:rsid w:val="00D025A3"/>
    <w:rsid w:val="00D069E2"/>
    <w:rsid w:val="00D25E58"/>
    <w:rsid w:val="00D3502A"/>
    <w:rsid w:val="00D403EB"/>
    <w:rsid w:val="00D46069"/>
    <w:rsid w:val="00D75E36"/>
    <w:rsid w:val="00D90975"/>
    <w:rsid w:val="00DA5A9C"/>
    <w:rsid w:val="00DB21DE"/>
    <w:rsid w:val="00DC6490"/>
    <w:rsid w:val="00E00D43"/>
    <w:rsid w:val="00E26F74"/>
    <w:rsid w:val="00E40F48"/>
    <w:rsid w:val="00E761D7"/>
    <w:rsid w:val="00E8104C"/>
    <w:rsid w:val="00E83607"/>
    <w:rsid w:val="00E86734"/>
    <w:rsid w:val="00EB61F4"/>
    <w:rsid w:val="00ED04F7"/>
    <w:rsid w:val="00EF1A83"/>
    <w:rsid w:val="00F12460"/>
    <w:rsid w:val="00F55B18"/>
    <w:rsid w:val="00F77317"/>
    <w:rsid w:val="00F776F3"/>
    <w:rsid w:val="00F86710"/>
    <w:rsid w:val="00F9125E"/>
    <w:rsid w:val="00FA4EF3"/>
    <w:rsid w:val="00FB370C"/>
    <w:rsid w:val="00FC403B"/>
    <w:rsid w:val="00FD2C86"/>
    <w:rsid w:val="00FE0E28"/>
    <w:rsid w:val="00FE4EAB"/>
    <w:rsid w:val="00FE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0EFFECB"/>
  <w15:chartTrackingRefBased/>
  <w15:docId w15:val="{2B527197-82EE-4D86-AE66-639E91E23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D2C86"/>
    <w:pPr>
      <w:spacing w:before="120" w:line="320" w:lineRule="exact"/>
      <w:jc w:val="both"/>
    </w:pPr>
    <w:rPr>
      <w:rFonts w:ascii="Times New Roman" w:hAnsi="Times New Roman"/>
      <w:kern w:val="2"/>
      <w:sz w:val="24"/>
      <w:szCs w:val="22"/>
    </w:rPr>
  </w:style>
  <w:style w:type="paragraph" w:styleId="1">
    <w:name w:val="heading 1"/>
    <w:basedOn w:val="a0"/>
    <w:next w:val="a0"/>
    <w:link w:val="10"/>
    <w:autoRedefine/>
    <w:qFormat/>
    <w:rsid w:val="00FD2C86"/>
    <w:pPr>
      <w:keepNext/>
      <w:spacing w:before="240" w:line="240" w:lineRule="auto"/>
      <w:outlineLvl w:val="0"/>
    </w:pPr>
    <w:rPr>
      <w:b/>
      <w:sz w:val="28"/>
    </w:rPr>
  </w:style>
  <w:style w:type="paragraph" w:styleId="2">
    <w:name w:val="heading 2"/>
    <w:basedOn w:val="a0"/>
    <w:next w:val="a1"/>
    <w:link w:val="20"/>
    <w:autoRedefine/>
    <w:qFormat/>
    <w:rsid w:val="00FD2C86"/>
    <w:pPr>
      <w:keepNext/>
      <w:outlineLvl w:val="1"/>
    </w:pPr>
    <w:rPr>
      <w:b/>
    </w:rPr>
  </w:style>
  <w:style w:type="paragraph" w:styleId="3">
    <w:name w:val="heading 3"/>
    <w:basedOn w:val="a0"/>
    <w:next w:val="a1"/>
    <w:link w:val="30"/>
    <w:qFormat/>
    <w:rsid w:val="00FD2C86"/>
    <w:pPr>
      <w:keepNext/>
      <w:spacing w:line="240" w:lineRule="auto"/>
      <w:outlineLvl w:val="2"/>
    </w:pPr>
    <w:rPr>
      <w:b/>
    </w:rPr>
  </w:style>
  <w:style w:type="paragraph" w:styleId="4">
    <w:name w:val="heading 4"/>
    <w:basedOn w:val="a0"/>
    <w:next w:val="a0"/>
    <w:link w:val="40"/>
    <w:qFormat/>
    <w:rsid w:val="00FD2C86"/>
    <w:pPr>
      <w:keepNext/>
      <w:numPr>
        <w:ilvl w:val="3"/>
        <w:numId w:val="1"/>
      </w:numPr>
      <w:tabs>
        <w:tab w:val="clear" w:pos="851"/>
      </w:tabs>
      <w:spacing w:after="120"/>
      <w:ind w:left="0" w:firstLine="0"/>
      <w:outlineLvl w:val="3"/>
    </w:pPr>
    <w:rPr>
      <w:b/>
      <w:bCs/>
    </w:rPr>
  </w:style>
  <w:style w:type="paragraph" w:styleId="5">
    <w:name w:val="heading 5"/>
    <w:basedOn w:val="a0"/>
    <w:next w:val="a0"/>
    <w:link w:val="50"/>
    <w:qFormat/>
    <w:rsid w:val="00FD2C86"/>
    <w:pPr>
      <w:keepNext/>
      <w:numPr>
        <w:ilvl w:val="4"/>
        <w:numId w:val="2"/>
      </w:numPr>
      <w:tabs>
        <w:tab w:val="clear" w:pos="795"/>
      </w:tabs>
      <w:spacing w:line="360" w:lineRule="exact"/>
      <w:ind w:left="0" w:firstLine="0"/>
      <w:outlineLvl w:val="4"/>
    </w:pPr>
    <w:rPr>
      <w:b/>
      <w:bCs/>
      <w:kern w:val="0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見出し 1 (文字)"/>
    <w:link w:val="1"/>
    <w:rsid w:val="005C62F5"/>
    <w:rPr>
      <w:rFonts w:ascii="Times New Roman" w:hAnsi="Times New Roman"/>
      <w:b/>
      <w:sz w:val="28"/>
      <w:szCs w:val="22"/>
    </w:rPr>
  </w:style>
  <w:style w:type="character" w:customStyle="1" w:styleId="20">
    <w:name w:val="見出し 2 (文字)"/>
    <w:link w:val="2"/>
    <w:rsid w:val="00D46069"/>
    <w:rPr>
      <w:rFonts w:ascii="Times New Roman" w:hAnsi="Times New Roman"/>
      <w:b/>
      <w:sz w:val="24"/>
      <w:szCs w:val="22"/>
    </w:rPr>
  </w:style>
  <w:style w:type="paragraph" w:styleId="a1">
    <w:name w:val="Normal Indent"/>
    <w:basedOn w:val="a0"/>
    <w:rsid w:val="00FD2C86"/>
    <w:pPr>
      <w:ind w:left="851"/>
    </w:pPr>
  </w:style>
  <w:style w:type="character" w:customStyle="1" w:styleId="30">
    <w:name w:val="見出し 3 (文字)"/>
    <w:link w:val="3"/>
    <w:rsid w:val="00D46069"/>
    <w:rPr>
      <w:rFonts w:ascii="Times New Roman" w:hAnsi="Times New Roman"/>
      <w:b/>
      <w:sz w:val="24"/>
      <w:szCs w:val="22"/>
    </w:rPr>
  </w:style>
  <w:style w:type="character" w:customStyle="1" w:styleId="40">
    <w:name w:val="見出し 4 (文字)"/>
    <w:link w:val="4"/>
    <w:rsid w:val="00A92E78"/>
    <w:rPr>
      <w:rFonts w:ascii="Times New Roman" w:hAnsi="Times New Roman"/>
      <w:b/>
      <w:bCs/>
      <w:kern w:val="2"/>
      <w:sz w:val="24"/>
      <w:szCs w:val="22"/>
    </w:rPr>
  </w:style>
  <w:style w:type="character" w:customStyle="1" w:styleId="50">
    <w:name w:val="見出し 5 (文字)"/>
    <w:link w:val="5"/>
    <w:rsid w:val="00D46069"/>
    <w:rPr>
      <w:rFonts w:ascii="Times New Roman" w:hAnsi="Times New Roman"/>
      <w:b/>
      <w:bCs/>
      <w:sz w:val="24"/>
      <w:szCs w:val="21"/>
    </w:rPr>
  </w:style>
  <w:style w:type="paragraph" w:styleId="a5">
    <w:name w:val="caption"/>
    <w:basedOn w:val="a0"/>
    <w:next w:val="a0"/>
    <w:qFormat/>
    <w:rsid w:val="00FD2C86"/>
    <w:pPr>
      <w:spacing w:after="240" w:line="240" w:lineRule="auto"/>
      <w:jc w:val="left"/>
    </w:pPr>
    <w:rPr>
      <w:rFonts w:ascii="Arial" w:eastAsia="ＭＳ ゴシック" w:hAnsi="Arial"/>
      <w:b/>
      <w:sz w:val="21"/>
    </w:rPr>
  </w:style>
  <w:style w:type="paragraph" w:styleId="a6">
    <w:name w:val="Title"/>
    <w:basedOn w:val="a0"/>
    <w:link w:val="a7"/>
    <w:autoRedefine/>
    <w:qFormat/>
    <w:rsid w:val="00FD2C86"/>
    <w:pPr>
      <w:spacing w:before="0" w:after="360"/>
      <w:jc w:val="center"/>
      <w:outlineLvl w:val="0"/>
    </w:pPr>
    <w:rPr>
      <w:b/>
      <w:sz w:val="28"/>
    </w:rPr>
  </w:style>
  <w:style w:type="character" w:customStyle="1" w:styleId="a7">
    <w:name w:val="表題 (文字)"/>
    <w:link w:val="a6"/>
    <w:rsid w:val="00D46069"/>
    <w:rPr>
      <w:rFonts w:ascii="Times New Roman" w:hAnsi="Times New Roman"/>
      <w:b/>
      <w:sz w:val="28"/>
      <w:szCs w:val="22"/>
    </w:rPr>
  </w:style>
  <w:style w:type="paragraph" w:customStyle="1" w:styleId="code">
    <w:name w:val="code"/>
    <w:basedOn w:val="a0"/>
    <w:autoRedefine/>
    <w:qFormat/>
    <w:rsid w:val="00FD2C86"/>
    <w:pPr>
      <w:snapToGrid w:val="0"/>
      <w:spacing w:before="0" w:line="240" w:lineRule="auto"/>
      <w:jc w:val="left"/>
    </w:pPr>
    <w:rPr>
      <w:rFonts w:ascii="Arial" w:hAnsi="Arial"/>
      <w:color w:val="4BACC6"/>
      <w:sz w:val="20"/>
    </w:rPr>
  </w:style>
  <w:style w:type="paragraph" w:styleId="a8">
    <w:name w:val="Body Text"/>
    <w:basedOn w:val="a0"/>
    <w:link w:val="a9"/>
    <w:semiHidden/>
    <w:rsid w:val="00FD2C86"/>
  </w:style>
  <w:style w:type="character" w:customStyle="1" w:styleId="a9">
    <w:name w:val="本文 (文字)"/>
    <w:link w:val="a8"/>
    <w:semiHidden/>
    <w:rsid w:val="00D46069"/>
    <w:rPr>
      <w:rFonts w:ascii="Times New Roman" w:hAnsi="Times New Roman"/>
      <w:sz w:val="24"/>
      <w:szCs w:val="22"/>
    </w:rPr>
  </w:style>
  <w:style w:type="paragraph" w:styleId="aa">
    <w:name w:val="Body Text First Indent"/>
    <w:basedOn w:val="a8"/>
    <w:link w:val="ab"/>
    <w:rsid w:val="00FD2C86"/>
    <w:pPr>
      <w:ind w:firstLine="567"/>
    </w:pPr>
  </w:style>
  <w:style w:type="character" w:customStyle="1" w:styleId="ab">
    <w:name w:val="本文字下げ (文字)"/>
    <w:link w:val="aa"/>
    <w:rsid w:val="00D46069"/>
    <w:rPr>
      <w:rFonts w:ascii="Times New Roman" w:hAnsi="Times New Roman"/>
      <w:sz w:val="24"/>
      <w:szCs w:val="22"/>
    </w:rPr>
  </w:style>
  <w:style w:type="paragraph" w:styleId="ac">
    <w:name w:val="footnote text"/>
    <w:basedOn w:val="a0"/>
    <w:link w:val="ad"/>
    <w:rsid w:val="00FD2C86"/>
    <w:pPr>
      <w:snapToGrid w:val="0"/>
      <w:spacing w:line="240" w:lineRule="auto"/>
      <w:jc w:val="left"/>
    </w:pPr>
    <w:rPr>
      <w:sz w:val="21"/>
    </w:rPr>
  </w:style>
  <w:style w:type="character" w:customStyle="1" w:styleId="ad">
    <w:name w:val="脚注文字列 (文字)"/>
    <w:link w:val="ac"/>
    <w:rsid w:val="00D46069"/>
    <w:rPr>
      <w:rFonts w:ascii="Times New Roman" w:hAnsi="Times New Roman"/>
      <w:sz w:val="21"/>
      <w:szCs w:val="22"/>
    </w:rPr>
  </w:style>
  <w:style w:type="paragraph" w:styleId="ae">
    <w:name w:val="header"/>
    <w:basedOn w:val="a0"/>
    <w:link w:val="af"/>
    <w:rsid w:val="00FD2C86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link w:val="ae"/>
    <w:rsid w:val="00D46069"/>
    <w:rPr>
      <w:rFonts w:ascii="Times New Roman" w:hAnsi="Times New Roman"/>
      <w:sz w:val="24"/>
      <w:szCs w:val="22"/>
    </w:rPr>
  </w:style>
  <w:style w:type="paragraph" w:styleId="af0">
    <w:name w:val="footer"/>
    <w:basedOn w:val="a0"/>
    <w:link w:val="af1"/>
    <w:rsid w:val="00FD2C86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link w:val="af0"/>
    <w:rsid w:val="00D46069"/>
    <w:rPr>
      <w:rFonts w:ascii="Times New Roman" w:hAnsi="Times New Roman"/>
      <w:sz w:val="24"/>
      <w:szCs w:val="22"/>
    </w:rPr>
  </w:style>
  <w:style w:type="character" w:styleId="af2">
    <w:name w:val="footnote reference"/>
    <w:semiHidden/>
    <w:rsid w:val="00FD2C86"/>
    <w:rPr>
      <w:vertAlign w:val="superscript"/>
    </w:rPr>
  </w:style>
  <w:style w:type="character" w:styleId="af3">
    <w:name w:val="page number"/>
    <w:basedOn w:val="a2"/>
    <w:rsid w:val="00FD2C86"/>
  </w:style>
  <w:style w:type="paragraph" w:styleId="a">
    <w:name w:val="List Bullet"/>
    <w:basedOn w:val="a0"/>
    <w:autoRedefine/>
    <w:rsid w:val="00FD2C86"/>
    <w:pPr>
      <w:numPr>
        <w:numId w:val="3"/>
      </w:numPr>
    </w:pPr>
  </w:style>
  <w:style w:type="paragraph" w:styleId="af4">
    <w:name w:val="Body Text Indent"/>
    <w:basedOn w:val="a0"/>
    <w:link w:val="af5"/>
    <w:semiHidden/>
    <w:rsid w:val="00FD2C86"/>
    <w:pPr>
      <w:ind w:left="210"/>
    </w:pPr>
  </w:style>
  <w:style w:type="character" w:customStyle="1" w:styleId="af5">
    <w:name w:val="本文インデント (文字)"/>
    <w:link w:val="af4"/>
    <w:semiHidden/>
    <w:rsid w:val="00D46069"/>
    <w:rPr>
      <w:rFonts w:ascii="Times New Roman" w:hAnsi="Times New Roman"/>
      <w:sz w:val="24"/>
      <w:szCs w:val="22"/>
    </w:rPr>
  </w:style>
  <w:style w:type="paragraph" w:styleId="21">
    <w:name w:val="Body Text 2"/>
    <w:basedOn w:val="a0"/>
    <w:link w:val="22"/>
    <w:semiHidden/>
    <w:rsid w:val="00FD2C86"/>
    <w:pPr>
      <w:tabs>
        <w:tab w:val="left" w:pos="2160"/>
      </w:tabs>
      <w:jc w:val="right"/>
    </w:pPr>
  </w:style>
  <w:style w:type="character" w:customStyle="1" w:styleId="22">
    <w:name w:val="本文 2 (文字)"/>
    <w:link w:val="21"/>
    <w:semiHidden/>
    <w:rsid w:val="00D46069"/>
    <w:rPr>
      <w:rFonts w:ascii="Times New Roman" w:hAnsi="Times New Roman"/>
      <w:sz w:val="24"/>
      <w:szCs w:val="22"/>
    </w:rPr>
  </w:style>
  <w:style w:type="character" w:styleId="af6">
    <w:name w:val="Hyperlink"/>
    <w:semiHidden/>
    <w:rsid w:val="00FD2C86"/>
    <w:rPr>
      <w:color w:val="0000FF"/>
      <w:u w:val="single"/>
    </w:rPr>
  </w:style>
  <w:style w:type="paragraph" w:styleId="af7">
    <w:name w:val="Plain Text"/>
    <w:basedOn w:val="a0"/>
    <w:link w:val="af8"/>
    <w:uiPriority w:val="99"/>
    <w:rsid w:val="00FD2C86"/>
    <w:rPr>
      <w:rFonts w:ascii="ＭＳ 明朝" w:hAnsi="Courier New"/>
      <w:sz w:val="21"/>
    </w:rPr>
  </w:style>
  <w:style w:type="character" w:customStyle="1" w:styleId="af8">
    <w:name w:val="書式なし (文字)"/>
    <w:link w:val="af7"/>
    <w:uiPriority w:val="99"/>
    <w:rsid w:val="00D46069"/>
    <w:rPr>
      <w:rFonts w:ascii="ＭＳ 明朝" w:hAnsi="Courier New"/>
      <w:sz w:val="21"/>
      <w:szCs w:val="22"/>
    </w:rPr>
  </w:style>
  <w:style w:type="paragraph" w:styleId="Web">
    <w:name w:val="Normal (Web)"/>
    <w:basedOn w:val="a0"/>
    <w:uiPriority w:val="99"/>
    <w:semiHidden/>
    <w:unhideWhenUsed/>
    <w:rsid w:val="00D46069"/>
    <w:pPr>
      <w:spacing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character" w:customStyle="1" w:styleId="midashi">
    <w:name w:val="midashi"/>
    <w:basedOn w:val="a2"/>
    <w:semiHidden/>
    <w:unhideWhenUsed/>
    <w:rsid w:val="00D46069"/>
  </w:style>
  <w:style w:type="paragraph" w:customStyle="1" w:styleId="af9">
    <w:name w:val="図表文字"/>
    <w:basedOn w:val="af0"/>
    <w:rsid w:val="00FD2C86"/>
    <w:pPr>
      <w:tabs>
        <w:tab w:val="clear" w:pos="4252"/>
        <w:tab w:val="clear" w:pos="8504"/>
      </w:tabs>
      <w:snapToGrid/>
      <w:spacing w:before="40" w:after="40" w:line="240" w:lineRule="auto"/>
    </w:pPr>
    <w:rPr>
      <w:rFonts w:ascii="Arial" w:hAnsi="Arial"/>
      <w:sz w:val="21"/>
    </w:rPr>
  </w:style>
  <w:style w:type="paragraph" w:customStyle="1" w:styleId="afa">
    <w:name w:val="数式"/>
    <w:basedOn w:val="aa"/>
    <w:rsid w:val="00FD2C86"/>
    <w:pPr>
      <w:tabs>
        <w:tab w:val="right" w:leader="dot" w:pos="7920"/>
      </w:tabs>
      <w:spacing w:before="360" w:after="360" w:line="240" w:lineRule="auto"/>
      <w:ind w:leftChars="200" w:left="200" w:rightChars="200" w:right="200" w:firstLine="0"/>
    </w:pPr>
  </w:style>
  <w:style w:type="paragraph" w:customStyle="1" w:styleId="afb">
    <w:name w:val="セクションタイトル"/>
    <w:basedOn w:val="aa"/>
    <w:rsid w:val="00FD2C86"/>
    <w:pPr>
      <w:keepNext/>
      <w:ind w:firstLine="0"/>
    </w:pPr>
  </w:style>
  <w:style w:type="paragraph" w:styleId="afc">
    <w:name w:val="Revision"/>
    <w:hidden/>
    <w:uiPriority w:val="99"/>
    <w:semiHidden/>
    <w:rsid w:val="00D90975"/>
    <w:rPr>
      <w:rFonts w:ascii="Times New Roman" w:hAnsi="Times New Roman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260101\AppData\Roaming\Microsoft\Templates\latex.dot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latex</Template>
  <TotalTime>1</TotalTime>
  <Pages>29</Pages>
  <Words>6599</Words>
  <Characters>47765</Characters>
  <Application>Microsoft Office Word</Application>
  <DocSecurity>0</DocSecurity>
  <Lines>1131</Lines>
  <Paragraphs>539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Nishigaki</dc:creator>
  <cp:keywords/>
  <cp:lastModifiedBy>西垣 知子</cp:lastModifiedBy>
  <cp:revision>3</cp:revision>
  <dcterms:created xsi:type="dcterms:W3CDTF">2026-05-01T06:17:00Z</dcterms:created>
  <dcterms:modified xsi:type="dcterms:W3CDTF">2026-05-01T07:57:00Z</dcterms:modified>
</cp:coreProperties>
</file>